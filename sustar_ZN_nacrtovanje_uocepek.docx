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F312A" w14:textId="6B3BC345" w:rsidR="00BE4E35" w:rsidRDefault="00CC3E4C" w:rsidP="00CC3E4C">
      <w:pPr>
        <w:jc w:val="center"/>
      </w:pPr>
      <w:r>
        <w:rPr>
          <w:noProof/>
        </w:rPr>
        <w:drawing>
          <wp:inline distT="0" distB="0" distL="0" distR="0" wp14:anchorId="699FA5AD" wp14:editId="71FBFD92">
            <wp:extent cx="1950720" cy="1950720"/>
            <wp:effectExtent l="0" t="0" r="0" b="0"/>
            <wp:docPr id="1" name="Slika 1" descr="Image result for stpš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pš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6EBF2A5F" w14:textId="36C9658A" w:rsidR="00CC3E4C" w:rsidRDefault="00CC3E4C" w:rsidP="00CC3E4C">
      <w:pPr>
        <w:jc w:val="center"/>
      </w:pPr>
    </w:p>
    <w:p w14:paraId="67492FAE" w14:textId="7DB70A29" w:rsidR="00CC3E4C" w:rsidRDefault="00CC3E4C" w:rsidP="00CC3E4C">
      <w:pPr>
        <w:jc w:val="center"/>
      </w:pPr>
    </w:p>
    <w:p w14:paraId="720DD2EF" w14:textId="17620766" w:rsidR="00CC3E4C" w:rsidRDefault="00CC3E4C" w:rsidP="00CC3E4C">
      <w:pPr>
        <w:jc w:val="center"/>
      </w:pPr>
    </w:p>
    <w:p w14:paraId="26C28F2D" w14:textId="35149D43" w:rsidR="00CC3E4C" w:rsidRPr="00CC3E4C" w:rsidRDefault="00CC3E4C" w:rsidP="00CC3E4C">
      <w:pPr>
        <w:jc w:val="center"/>
        <w:rPr>
          <w:sz w:val="24"/>
          <w:szCs w:val="24"/>
        </w:rPr>
      </w:pPr>
      <w:r w:rsidRPr="00CC3E4C">
        <w:rPr>
          <w:sz w:val="24"/>
          <w:szCs w:val="24"/>
        </w:rPr>
        <w:t>ZAKLJUČNA NALOGA</w:t>
      </w:r>
    </w:p>
    <w:p w14:paraId="72E1D08E" w14:textId="5C0AC0C9" w:rsidR="00CC3E4C" w:rsidRDefault="00CC3E4C" w:rsidP="00CC3E4C">
      <w:pPr>
        <w:jc w:val="center"/>
      </w:pPr>
    </w:p>
    <w:p w14:paraId="2392B9C2" w14:textId="29737C61" w:rsidR="00CC3E4C" w:rsidRDefault="00CC3E4C" w:rsidP="00CC3E4C">
      <w:pPr>
        <w:jc w:val="center"/>
        <w:rPr>
          <w:rFonts w:ascii="Arial" w:hAnsi="Arial" w:cs="Arial"/>
          <w:color w:val="000000"/>
          <w:sz w:val="32"/>
          <w:szCs w:val="32"/>
        </w:rPr>
      </w:pPr>
      <w:r w:rsidRPr="00CC3E4C">
        <w:rPr>
          <w:rFonts w:ascii="Arial" w:hAnsi="Arial" w:cs="Arial"/>
          <w:color w:val="000000"/>
          <w:sz w:val="32"/>
          <w:szCs w:val="32"/>
        </w:rPr>
        <w:t>Izdelava aplikacije za generiranje AR učnih aktivnosti s področja geometrijskih likov in teles</w:t>
      </w:r>
    </w:p>
    <w:p w14:paraId="4E7758D3" w14:textId="53976A59" w:rsidR="00CC3E4C" w:rsidRDefault="00CC3E4C" w:rsidP="00CC3E4C">
      <w:pPr>
        <w:jc w:val="center"/>
        <w:rPr>
          <w:rFonts w:ascii="Arial" w:hAnsi="Arial" w:cs="Arial"/>
          <w:color w:val="000000"/>
          <w:sz w:val="24"/>
          <w:szCs w:val="24"/>
        </w:rPr>
      </w:pPr>
    </w:p>
    <w:p w14:paraId="72D7AE0C" w14:textId="573CFAC5" w:rsidR="00CC3E4C" w:rsidRDefault="00CC3E4C" w:rsidP="00CC3E4C">
      <w:pPr>
        <w:jc w:val="center"/>
        <w:rPr>
          <w:rFonts w:ascii="Arial" w:hAnsi="Arial" w:cs="Arial"/>
          <w:color w:val="000000"/>
          <w:sz w:val="24"/>
          <w:szCs w:val="24"/>
        </w:rPr>
      </w:pPr>
    </w:p>
    <w:p w14:paraId="596D2D82" w14:textId="68FDD973" w:rsidR="00CC3E4C" w:rsidRDefault="00CC3E4C" w:rsidP="00CC3E4C">
      <w:pPr>
        <w:jc w:val="center"/>
        <w:rPr>
          <w:rFonts w:ascii="Arial" w:hAnsi="Arial" w:cs="Arial"/>
          <w:color w:val="000000"/>
          <w:sz w:val="24"/>
          <w:szCs w:val="24"/>
        </w:rPr>
      </w:pPr>
      <w:r>
        <w:rPr>
          <w:rFonts w:ascii="Arial" w:hAnsi="Arial" w:cs="Arial"/>
          <w:color w:val="000000"/>
          <w:sz w:val="24"/>
          <w:szCs w:val="24"/>
        </w:rPr>
        <w:t>Srednja tehniška in poklicna šola Trbovlje</w:t>
      </w:r>
    </w:p>
    <w:p w14:paraId="6D8C0164" w14:textId="2F1E59C2" w:rsidR="00CC3E4C" w:rsidRDefault="00CC3E4C" w:rsidP="00CC3E4C">
      <w:pPr>
        <w:jc w:val="center"/>
        <w:rPr>
          <w:rFonts w:ascii="Arial" w:hAnsi="Arial" w:cs="Arial"/>
          <w:color w:val="000000"/>
          <w:sz w:val="24"/>
          <w:szCs w:val="24"/>
        </w:rPr>
      </w:pPr>
    </w:p>
    <w:p w14:paraId="3A6627D7" w14:textId="7C133E11" w:rsidR="00CC3E4C" w:rsidRDefault="00CC3E4C" w:rsidP="00CC3E4C">
      <w:pPr>
        <w:jc w:val="center"/>
        <w:rPr>
          <w:rFonts w:ascii="Arial" w:hAnsi="Arial" w:cs="Arial"/>
          <w:color w:val="000000"/>
          <w:sz w:val="24"/>
          <w:szCs w:val="24"/>
        </w:rPr>
      </w:pPr>
    </w:p>
    <w:p w14:paraId="0940FFA6" w14:textId="1D9C4552" w:rsidR="00CC3E4C" w:rsidRDefault="00CC3E4C" w:rsidP="00CC3E4C">
      <w:pPr>
        <w:jc w:val="center"/>
        <w:rPr>
          <w:rFonts w:ascii="Arial" w:hAnsi="Arial" w:cs="Arial"/>
          <w:color w:val="000000"/>
          <w:sz w:val="24"/>
          <w:szCs w:val="24"/>
        </w:rPr>
      </w:pPr>
    </w:p>
    <w:p w14:paraId="0F1C0F3E" w14:textId="428176B2" w:rsidR="00CC3E4C" w:rsidRDefault="00CC3E4C" w:rsidP="00CC3E4C">
      <w:pPr>
        <w:jc w:val="center"/>
        <w:rPr>
          <w:rFonts w:ascii="Arial" w:hAnsi="Arial" w:cs="Arial"/>
          <w:color w:val="000000"/>
          <w:sz w:val="24"/>
          <w:szCs w:val="24"/>
        </w:rPr>
      </w:pPr>
    </w:p>
    <w:p w14:paraId="7BB354D7" w14:textId="29CAB591" w:rsidR="00CC3E4C" w:rsidRDefault="00CC3E4C" w:rsidP="00CC3E4C">
      <w:pPr>
        <w:jc w:val="center"/>
        <w:rPr>
          <w:rFonts w:ascii="Arial" w:hAnsi="Arial" w:cs="Arial"/>
          <w:color w:val="000000"/>
          <w:sz w:val="24"/>
          <w:szCs w:val="24"/>
        </w:rPr>
      </w:pPr>
    </w:p>
    <w:p w14:paraId="60A44015" w14:textId="183B5F9D" w:rsidR="00CC3E4C" w:rsidRDefault="00CC3E4C" w:rsidP="00CC3E4C">
      <w:pPr>
        <w:jc w:val="center"/>
        <w:rPr>
          <w:rFonts w:ascii="Arial" w:hAnsi="Arial" w:cs="Arial"/>
          <w:color w:val="000000"/>
          <w:sz w:val="24"/>
          <w:szCs w:val="24"/>
        </w:rPr>
      </w:pPr>
    </w:p>
    <w:p w14:paraId="38CFD8C9" w14:textId="18BC6D31" w:rsidR="00CC3E4C" w:rsidRDefault="00CC3E4C" w:rsidP="00CC3E4C">
      <w:pPr>
        <w:jc w:val="center"/>
        <w:rPr>
          <w:rFonts w:ascii="Arial" w:hAnsi="Arial" w:cs="Arial"/>
          <w:color w:val="000000"/>
          <w:sz w:val="24"/>
          <w:szCs w:val="24"/>
        </w:rPr>
      </w:pPr>
    </w:p>
    <w:p w14:paraId="0FB59FEF" w14:textId="45C550F7" w:rsidR="00CC3E4C" w:rsidRDefault="00CC3E4C" w:rsidP="00CC3E4C">
      <w:pPr>
        <w:jc w:val="center"/>
        <w:rPr>
          <w:rFonts w:ascii="Arial" w:hAnsi="Arial" w:cs="Arial"/>
          <w:color w:val="000000"/>
          <w:sz w:val="24"/>
          <w:szCs w:val="24"/>
        </w:rPr>
      </w:pPr>
    </w:p>
    <w:p w14:paraId="3DBFF5F6" w14:textId="7A45A3DB" w:rsidR="00CC3E4C" w:rsidRDefault="00CC3E4C" w:rsidP="00CC3E4C">
      <w:pPr>
        <w:jc w:val="center"/>
        <w:rPr>
          <w:rFonts w:ascii="Arial" w:hAnsi="Arial" w:cs="Arial"/>
          <w:color w:val="000000"/>
          <w:sz w:val="24"/>
          <w:szCs w:val="24"/>
        </w:rPr>
      </w:pPr>
    </w:p>
    <w:p w14:paraId="5CAC00AB" w14:textId="5A837870" w:rsidR="00CC3E4C" w:rsidRDefault="00CC3E4C" w:rsidP="00CC3E4C">
      <w:pPr>
        <w:jc w:val="center"/>
        <w:rPr>
          <w:rFonts w:ascii="Arial" w:hAnsi="Arial" w:cs="Arial"/>
          <w:color w:val="000000"/>
          <w:sz w:val="24"/>
          <w:szCs w:val="24"/>
        </w:rPr>
      </w:pPr>
    </w:p>
    <w:p w14:paraId="00B038A8" w14:textId="77777777" w:rsidR="00C3632A" w:rsidRDefault="00C3632A" w:rsidP="00CC3E4C">
      <w:pPr>
        <w:jc w:val="center"/>
        <w:rPr>
          <w:rFonts w:ascii="Arial" w:hAnsi="Arial" w:cs="Arial"/>
          <w:color w:val="000000"/>
          <w:sz w:val="24"/>
          <w:szCs w:val="24"/>
        </w:rPr>
      </w:pPr>
    </w:p>
    <w:p w14:paraId="6A5C5113" w14:textId="77777777" w:rsidR="00C8771A" w:rsidRDefault="00C8771A" w:rsidP="00FF0EEE">
      <w:pPr>
        <w:rPr>
          <w:rFonts w:ascii="Arial" w:hAnsi="Arial" w:cs="Arial"/>
          <w:color w:val="000000"/>
          <w:sz w:val="24"/>
          <w:szCs w:val="24"/>
        </w:rPr>
      </w:pPr>
    </w:p>
    <w:p w14:paraId="799F5F52" w14:textId="337F651D" w:rsidR="00CC3E4C" w:rsidRPr="00CC3E4C" w:rsidRDefault="00CC3E4C" w:rsidP="00CC3E4C">
      <w:pPr>
        <w:pStyle w:val="Noga"/>
      </w:pPr>
      <w:r>
        <w:t>Dijak:</w:t>
      </w:r>
      <w:r>
        <w:ptab w:relativeTo="margin" w:alignment="center" w:leader="none"/>
      </w:r>
      <w:r>
        <w:ptab w:relativeTo="margin" w:alignment="right" w:leader="none"/>
      </w:r>
      <w:r>
        <w:t>Mentor:</w:t>
      </w:r>
    </w:p>
    <w:p w14:paraId="221E96F1" w14:textId="77777777" w:rsidR="00FF0EEE" w:rsidRDefault="00CC3E4C" w:rsidP="00CC3E4C">
      <w:pPr>
        <w:pStyle w:val="Noga"/>
      </w:pPr>
      <w:r>
        <w:t>Klemen Šuštar 4.C</w:t>
      </w:r>
      <w:r>
        <w:ptab w:relativeTo="margin" w:alignment="center" w:leader="none"/>
      </w:r>
      <w:r>
        <w:ptab w:relativeTo="margin" w:alignment="right" w:leader="none"/>
      </w:r>
      <w:r>
        <w:t>dr. Uroš Ocepek</w:t>
      </w:r>
    </w:p>
    <w:p w14:paraId="7ACFCFBF" w14:textId="0A914F41" w:rsidR="00FF0EEE" w:rsidRDefault="00FF0EEE" w:rsidP="00CC3E4C">
      <w:pPr>
        <w:pStyle w:val="Noga"/>
        <w:sectPr w:rsidR="00FF0EEE" w:rsidSect="00A23554">
          <w:footerReference w:type="default" r:id="rId12"/>
          <w:footerReference w:type="first" r:id="rId13"/>
          <w:pgSz w:w="11906" w:h="16838"/>
          <w:pgMar w:top="1417" w:right="1417" w:bottom="1417" w:left="1417" w:header="708" w:footer="708" w:gutter="0"/>
          <w:cols w:space="708"/>
          <w:titlePg/>
          <w:docGrid w:linePitch="360"/>
        </w:sectPr>
      </w:pPr>
    </w:p>
    <w:p w14:paraId="381426BD" w14:textId="07419A79" w:rsidR="00CC3E4C" w:rsidRDefault="00CC3E4C" w:rsidP="00CC3E4C">
      <w:pPr>
        <w:pStyle w:val="Noga"/>
      </w:pPr>
    </w:p>
    <w:p w14:paraId="11A14FB1" w14:textId="77777777" w:rsidR="00FF0EEE" w:rsidRDefault="009F2FE9" w:rsidP="00FF0EEE">
      <w:pPr>
        <w:pStyle w:val="Naslov"/>
        <w:jc w:val="center"/>
        <w:rPr>
          <w:rFonts w:ascii="Calibri Light" w:hAnsi="Calibri Light"/>
          <w:color w:val="000000"/>
          <w:sz w:val="56"/>
        </w:rPr>
      </w:pPr>
      <w:r w:rsidRPr="00A35E6E">
        <w:rPr>
          <w:rFonts w:ascii="Calibri Light" w:hAnsi="Calibri Light"/>
          <w:color w:val="000000"/>
          <w:sz w:val="56"/>
        </w:rPr>
        <w:t>IZJAVA O AVTORSTVU</w:t>
      </w:r>
    </w:p>
    <w:p w14:paraId="397084B4" w14:textId="20D47536" w:rsidR="009F2FE9" w:rsidRPr="00A35E6E" w:rsidRDefault="009F2FE9" w:rsidP="00FF0EEE">
      <w:pPr>
        <w:pStyle w:val="Naslov"/>
        <w:jc w:val="center"/>
        <w:rPr>
          <w:rFonts w:ascii="Calibri Light" w:hAnsi="Calibri Light"/>
          <w:color w:val="000000"/>
          <w:sz w:val="56"/>
        </w:rPr>
      </w:pPr>
      <w:r w:rsidRPr="00A35E6E">
        <w:rPr>
          <w:rFonts w:ascii="Calibri Light" w:hAnsi="Calibri Light"/>
          <w:color w:val="000000"/>
          <w:sz w:val="44"/>
        </w:rPr>
        <w:t>zaključne naloge</w:t>
      </w:r>
    </w:p>
    <w:p w14:paraId="2C9FB207" w14:textId="77777777" w:rsidR="009F2FE9" w:rsidRPr="002218C7" w:rsidRDefault="009F2FE9" w:rsidP="009F2FE9"/>
    <w:p w14:paraId="057D78B5" w14:textId="77777777" w:rsidR="009F2FE9" w:rsidRPr="003555A8" w:rsidRDefault="009F2FE9" w:rsidP="009F2FE9">
      <w:pPr>
        <w:jc w:val="center"/>
        <w:rPr>
          <w:rFonts w:ascii="Calibri Light" w:hAnsi="Calibri Light"/>
          <w:sz w:val="28"/>
        </w:rPr>
      </w:pPr>
      <w:r>
        <w:rPr>
          <w:rFonts w:ascii="Calibri Light" w:hAnsi="Calibri Light"/>
          <w:sz w:val="28"/>
        </w:rPr>
        <w:t>Podpisani Klemen Šuštar</w:t>
      </w:r>
      <w:r w:rsidRPr="003555A8">
        <w:rPr>
          <w:rFonts w:ascii="Calibri Light" w:hAnsi="Calibri Light"/>
          <w:sz w:val="28"/>
        </w:rPr>
        <w:t>,</w:t>
      </w:r>
    </w:p>
    <w:p w14:paraId="398C7A24" w14:textId="77777777" w:rsidR="009F2FE9" w:rsidRPr="003555A8" w:rsidRDefault="009F2FE9" w:rsidP="009F2FE9">
      <w:pPr>
        <w:jc w:val="center"/>
        <w:rPr>
          <w:rFonts w:ascii="Calibri Light" w:hAnsi="Calibri Light"/>
          <w:sz w:val="28"/>
          <w:szCs w:val="28"/>
        </w:rPr>
      </w:pPr>
      <w:r w:rsidRPr="003555A8">
        <w:rPr>
          <w:rFonts w:ascii="Calibri Light" w:hAnsi="Calibri Light"/>
          <w:sz w:val="28"/>
          <w:szCs w:val="28"/>
        </w:rPr>
        <w:t xml:space="preserve">rojen </w:t>
      </w:r>
      <w:r>
        <w:rPr>
          <w:rFonts w:ascii="Calibri Light" w:hAnsi="Calibri Light"/>
          <w:sz w:val="28"/>
          <w:szCs w:val="28"/>
        </w:rPr>
        <w:t>16</w:t>
      </w:r>
      <w:r w:rsidRPr="003555A8">
        <w:rPr>
          <w:rFonts w:ascii="Calibri Light" w:hAnsi="Calibri Light"/>
          <w:sz w:val="28"/>
          <w:szCs w:val="28"/>
        </w:rPr>
        <w:t xml:space="preserve">. </w:t>
      </w:r>
      <w:r>
        <w:rPr>
          <w:rFonts w:ascii="Calibri Light" w:hAnsi="Calibri Light"/>
          <w:sz w:val="28"/>
          <w:szCs w:val="28"/>
        </w:rPr>
        <w:t>03</w:t>
      </w:r>
      <w:r w:rsidRPr="003555A8">
        <w:rPr>
          <w:rFonts w:ascii="Calibri Light" w:hAnsi="Calibri Light"/>
          <w:sz w:val="28"/>
          <w:szCs w:val="28"/>
        </w:rPr>
        <w:t xml:space="preserve">. </w:t>
      </w:r>
      <w:r>
        <w:rPr>
          <w:rFonts w:ascii="Calibri Light" w:hAnsi="Calibri Light"/>
          <w:sz w:val="28"/>
          <w:szCs w:val="28"/>
        </w:rPr>
        <w:t>2001</w:t>
      </w:r>
      <w:r w:rsidRPr="003555A8">
        <w:rPr>
          <w:rFonts w:ascii="Calibri Light" w:hAnsi="Calibri Light"/>
          <w:sz w:val="28"/>
          <w:szCs w:val="28"/>
        </w:rPr>
        <w:t xml:space="preserve"> v Trbovljah,</w:t>
      </w:r>
    </w:p>
    <w:p w14:paraId="5D368E5E" w14:textId="77777777" w:rsidR="009F2FE9" w:rsidRPr="003555A8" w:rsidRDefault="009F2FE9" w:rsidP="009F2FE9">
      <w:pPr>
        <w:jc w:val="center"/>
        <w:rPr>
          <w:rFonts w:ascii="Calibri Light" w:hAnsi="Calibri Light"/>
          <w:sz w:val="28"/>
        </w:rPr>
      </w:pPr>
      <w:r w:rsidRPr="003555A8">
        <w:rPr>
          <w:rFonts w:ascii="Calibri Light" w:hAnsi="Calibri Light"/>
          <w:sz w:val="28"/>
        </w:rPr>
        <w:t>sem av</w:t>
      </w:r>
      <w:r>
        <w:rPr>
          <w:rFonts w:ascii="Calibri Light" w:hAnsi="Calibri Light"/>
          <w:sz w:val="28"/>
        </w:rPr>
        <w:t>tor zaključne naloge z naslovom</w:t>
      </w:r>
    </w:p>
    <w:p w14:paraId="11009D71" w14:textId="77777777" w:rsidR="009F2FE9" w:rsidRDefault="009F2FE9" w:rsidP="009F2FE9">
      <w:pPr>
        <w:jc w:val="center"/>
        <w:rPr>
          <w:rFonts w:ascii="Calibri Light" w:hAnsi="Calibri Light"/>
          <w:sz w:val="28"/>
        </w:rPr>
      </w:pPr>
      <w:r w:rsidRPr="003555A8">
        <w:rPr>
          <w:rFonts w:ascii="Calibri Light" w:hAnsi="Calibri Light"/>
          <w:sz w:val="28"/>
        </w:rPr>
        <w:t>»</w:t>
      </w:r>
      <w:r w:rsidRPr="00175158">
        <w:rPr>
          <w:rFonts w:ascii="Calibri Light" w:hAnsi="Calibri Light"/>
          <w:sz w:val="28"/>
        </w:rPr>
        <w:t>Izdelava aplikacije za generiranje AR učnih aktivnosti s področja geometrijskih likov in teles</w:t>
      </w:r>
      <w:r w:rsidRPr="003555A8">
        <w:rPr>
          <w:rFonts w:ascii="Calibri Light" w:hAnsi="Calibri Light"/>
          <w:sz w:val="28"/>
        </w:rPr>
        <w:t>«</w:t>
      </w:r>
      <w:r>
        <w:rPr>
          <w:rFonts w:ascii="Calibri Light" w:hAnsi="Calibri Light"/>
          <w:sz w:val="28"/>
        </w:rPr>
        <w:t>.</w:t>
      </w:r>
    </w:p>
    <w:p w14:paraId="5FA4C41A" w14:textId="77777777" w:rsidR="009F2FE9" w:rsidRDefault="009F2FE9" w:rsidP="009F2FE9">
      <w:pPr>
        <w:jc w:val="center"/>
        <w:rPr>
          <w:rFonts w:ascii="Calibri Light" w:hAnsi="Calibri Light"/>
          <w:sz w:val="28"/>
        </w:rPr>
      </w:pPr>
    </w:p>
    <w:p w14:paraId="4F04014C" w14:textId="77777777" w:rsidR="009F2FE9" w:rsidRPr="003555A8" w:rsidRDefault="009F2FE9" w:rsidP="009F2FE9">
      <w:pPr>
        <w:jc w:val="center"/>
        <w:rPr>
          <w:rFonts w:ascii="Calibri Light" w:hAnsi="Calibri Light"/>
          <w:sz w:val="28"/>
        </w:rPr>
      </w:pPr>
    </w:p>
    <w:p w14:paraId="67B29101" w14:textId="77777777" w:rsidR="009F2FE9" w:rsidRDefault="009F2FE9" w:rsidP="009F2FE9">
      <w:pPr>
        <w:rPr>
          <w:rFonts w:ascii="Calibri Light" w:hAnsi="Calibri Light"/>
        </w:rPr>
      </w:pPr>
      <w:r w:rsidRPr="00C62E5D">
        <w:rPr>
          <w:rFonts w:ascii="Calibri Light" w:hAnsi="Calibri Light"/>
        </w:rPr>
        <w:t xml:space="preserve">S svojim podpisom zagotavljam, da: </w:t>
      </w:r>
    </w:p>
    <w:p w14:paraId="4871CFBE" w14:textId="77777777" w:rsidR="009F2FE9" w:rsidRPr="00175158" w:rsidRDefault="009F2FE9" w:rsidP="009F2FE9">
      <w:pPr>
        <w:pStyle w:val="Odstavekseznama"/>
        <w:numPr>
          <w:ilvl w:val="1"/>
          <w:numId w:val="17"/>
        </w:numPr>
        <w:rPr>
          <w:rFonts w:ascii="Calibri Light" w:hAnsi="Calibri Light"/>
        </w:rPr>
      </w:pPr>
      <w:r w:rsidRPr="00175158">
        <w:rPr>
          <w:rFonts w:ascii="Calibri Light" w:hAnsi="Calibri Light"/>
        </w:rPr>
        <w:t xml:space="preserve">sem zaključno nalogo izdelal samostojno pod mentorstvom dr. Uroša Ocepka in je moje avtorsko delo; </w:t>
      </w:r>
    </w:p>
    <w:p w14:paraId="513B99F1" w14:textId="77777777" w:rsidR="009F2FE9" w:rsidRDefault="009F2FE9" w:rsidP="009F2FE9">
      <w:pPr>
        <w:pStyle w:val="Odstavekseznama"/>
        <w:numPr>
          <w:ilvl w:val="1"/>
          <w:numId w:val="17"/>
        </w:numPr>
        <w:rPr>
          <w:rFonts w:ascii="Calibri Light" w:hAnsi="Calibri Light"/>
        </w:rPr>
      </w:pPr>
      <w:r w:rsidRPr="00C62E5D">
        <w:rPr>
          <w:rFonts w:ascii="Calibri Light" w:hAnsi="Calibri Light"/>
        </w:rPr>
        <w:t>sem vso uporabljeno literaturo in vsa gradiva, ki sem jih uporabil pri svojem delu, navajal v delu in na koncu zaključnega dela tudi ustrezno nav</w:t>
      </w:r>
      <w:r>
        <w:rPr>
          <w:rFonts w:ascii="Calibri Light" w:hAnsi="Calibri Light"/>
        </w:rPr>
        <w:t>edel;</w:t>
      </w:r>
    </w:p>
    <w:p w14:paraId="768D9E4B" w14:textId="77777777" w:rsidR="009F2FE9" w:rsidRDefault="009F2FE9" w:rsidP="009F2FE9">
      <w:pPr>
        <w:pStyle w:val="Odstavekseznama"/>
        <w:numPr>
          <w:ilvl w:val="1"/>
          <w:numId w:val="17"/>
        </w:numPr>
        <w:rPr>
          <w:rFonts w:ascii="Calibri Light" w:hAnsi="Calibri Light"/>
        </w:rPr>
      </w:pPr>
      <w:r w:rsidRPr="00C62E5D">
        <w:rPr>
          <w:rFonts w:ascii="Calibri Light" w:hAnsi="Calibri Light"/>
        </w:rPr>
        <w:t>je elektronska oblika zakl</w:t>
      </w:r>
      <w:r>
        <w:rPr>
          <w:rFonts w:ascii="Calibri Light" w:hAnsi="Calibri Light"/>
        </w:rPr>
        <w:t>jučnega dela, naslov in vsebina,</w:t>
      </w:r>
      <w:r w:rsidRPr="00C62E5D">
        <w:rPr>
          <w:rFonts w:ascii="Calibri Light" w:hAnsi="Calibri Light"/>
        </w:rPr>
        <w:t xml:space="preserve"> identična t</w:t>
      </w:r>
      <w:r>
        <w:rPr>
          <w:rFonts w:ascii="Calibri Light" w:hAnsi="Calibri Light"/>
        </w:rPr>
        <w:t>iskani obliki zaključne naloge;</w:t>
      </w:r>
    </w:p>
    <w:p w14:paraId="31FEAB18" w14:textId="77777777" w:rsidR="009F2FE9" w:rsidRDefault="009F2FE9" w:rsidP="009F2FE9">
      <w:pPr>
        <w:pStyle w:val="Odstavekseznama"/>
        <w:numPr>
          <w:ilvl w:val="1"/>
          <w:numId w:val="17"/>
        </w:numPr>
        <w:rPr>
          <w:rFonts w:ascii="Calibri Light" w:hAnsi="Calibri Light"/>
        </w:rPr>
      </w:pPr>
      <w:r w:rsidRPr="00C62E5D">
        <w:rPr>
          <w:rFonts w:ascii="Calibri Light" w:hAnsi="Calibri Light"/>
        </w:rPr>
        <w:t>sem končno različico delujočega izdelka v celoti in trajno shranil na medij za zapis/shranjevanje podatkov in ga oddal skupaj s pisnim delom zaključne naloge</w:t>
      </w:r>
      <w:r>
        <w:rPr>
          <w:rFonts w:ascii="Calibri Light" w:hAnsi="Calibri Light"/>
        </w:rPr>
        <w:t>;</w:t>
      </w:r>
    </w:p>
    <w:p w14:paraId="11F67756" w14:textId="77777777" w:rsidR="009F2FE9" w:rsidRPr="00C62E5D" w:rsidRDefault="009F2FE9" w:rsidP="009F2FE9">
      <w:pPr>
        <w:pStyle w:val="Odstavekseznama"/>
        <w:numPr>
          <w:ilvl w:val="1"/>
          <w:numId w:val="17"/>
        </w:numPr>
        <w:rPr>
          <w:rFonts w:ascii="Calibri Light" w:hAnsi="Calibri Light"/>
        </w:rPr>
      </w:pPr>
      <w:r w:rsidRPr="00C62E5D">
        <w:rPr>
          <w:rFonts w:ascii="Calibri Light" w:hAnsi="Calibri Light"/>
        </w:rPr>
        <w:t>se strinjam, da se moj izdelek hrani na šoli in se uporablja v učne oz. demonstracijske namene.</w:t>
      </w:r>
    </w:p>
    <w:p w14:paraId="374CD9E3" w14:textId="77777777" w:rsidR="009F2FE9" w:rsidRDefault="009F2FE9" w:rsidP="009F2FE9">
      <w:pPr>
        <w:rPr>
          <w:rFonts w:ascii="Calibri" w:hAnsi="Calibri"/>
        </w:rPr>
      </w:pPr>
    </w:p>
    <w:p w14:paraId="1A4FA36C" w14:textId="77777777" w:rsidR="009F2FE9" w:rsidRDefault="009F2FE9" w:rsidP="009F2FE9">
      <w:pPr>
        <w:rPr>
          <w:rFonts w:ascii="Calibri" w:hAnsi="Calibri"/>
        </w:rPr>
      </w:pPr>
    </w:p>
    <w:p w14:paraId="7C3D246C" w14:textId="77777777" w:rsidR="009F2FE9" w:rsidRDefault="009F2FE9" w:rsidP="009F2FE9">
      <w:pPr>
        <w:rPr>
          <w:rFonts w:ascii="Calibri Light" w:hAnsi="Calibri Light"/>
        </w:rPr>
      </w:pPr>
      <w:r w:rsidRPr="003513FC">
        <w:rPr>
          <w:rFonts w:ascii="Calibri Light" w:hAnsi="Calibri Light"/>
        </w:rPr>
        <w:t>V Tr</w:t>
      </w:r>
      <w:r>
        <w:rPr>
          <w:rFonts w:ascii="Calibri Light" w:hAnsi="Calibri Light"/>
        </w:rPr>
        <w:t xml:space="preserve">bovljah, dne 22. 04. 2020 </w:t>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t>Podpis avtorja</w:t>
      </w:r>
    </w:p>
    <w:p w14:paraId="50AB3A4B" w14:textId="77777777" w:rsidR="009F2FE9" w:rsidRDefault="009F2FE9" w:rsidP="009F2FE9">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r>
      <w:r>
        <w:rPr>
          <w:rFonts w:ascii="Calibri Light" w:hAnsi="Calibri Light"/>
        </w:rPr>
        <w:tab/>
        <w:t>Klemen Šuštar</w:t>
      </w:r>
    </w:p>
    <w:p w14:paraId="0C9E8C14" w14:textId="6933E7AA" w:rsidR="00FF0EEE" w:rsidRDefault="009F2FE9">
      <w:pPr>
        <w:rPr>
          <w:rFonts w:asciiTheme="majorHAnsi" w:eastAsiaTheme="majorEastAsia" w:hAnsiTheme="majorHAnsi" w:cstheme="majorBidi"/>
          <w:b/>
          <w:spacing w:val="-10"/>
          <w:kern w:val="28"/>
          <w:sz w:val="32"/>
          <w:szCs w:val="56"/>
        </w:rPr>
      </w:pPr>
      <w:r>
        <w:rPr>
          <w:noProof/>
        </w:rPr>
        <mc:AlternateContent>
          <mc:Choice Requires="wpi">
            <w:drawing>
              <wp:anchor distT="0" distB="0" distL="114300" distR="114300" simplePos="0" relativeHeight="251659264" behindDoc="0" locked="0" layoutInCell="1" allowOverlap="1" wp14:anchorId="101A9906" wp14:editId="676D3DF0">
                <wp:simplePos x="0" y="0"/>
                <wp:positionH relativeFrom="column">
                  <wp:posOffset>3867785</wp:posOffset>
                </wp:positionH>
                <wp:positionV relativeFrom="paragraph">
                  <wp:posOffset>-70485</wp:posOffset>
                </wp:positionV>
                <wp:extent cx="1170305" cy="245745"/>
                <wp:effectExtent l="38100" t="38100" r="10795" b="40005"/>
                <wp:wrapNone/>
                <wp:docPr id="49" name="Rokopis 49"/>
                <wp:cNvGraphicFramePr/>
                <a:graphic xmlns:a="http://schemas.openxmlformats.org/drawingml/2006/main">
                  <a:graphicData uri="http://schemas.microsoft.com/office/word/2010/wordprocessingInk">
                    <w14:contentPart bwMode="auto" r:id="rId14">
                      <w14:nvContentPartPr>
                        <w14:cNvContentPartPr/>
                      </w14:nvContentPartPr>
                      <w14:xfrm>
                        <a:off x="0" y="0"/>
                        <a:ext cx="1170305" cy="245745"/>
                      </w14:xfrm>
                    </w14:contentPart>
                  </a:graphicData>
                </a:graphic>
              </wp:anchor>
            </w:drawing>
          </mc:Choice>
          <mc:Fallback xmlns:w16="http://schemas.microsoft.com/office/word/2018/wordml" xmlns:w16cex="http://schemas.microsoft.com/office/word/2018/wordml/cex">
            <w:pict>
              <v:shapetype w14:anchorId="572F23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okopis 49" o:spid="_x0000_s1026" type="#_x0000_t75" style="position:absolute;margin-left:303.85pt;margin-top:-6.25pt;width:93.55pt;height:20.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">
                <v:imagedata r:id="rId15" o:title=""/>
              </v:shape>
            </w:pict>
          </mc:Fallback>
        </mc:AlternateContent>
      </w:r>
    </w:p>
    <w:p w14:paraId="5C1D94D0" w14:textId="0C4AD3B7" w:rsidR="00C3632A" w:rsidRDefault="00C3632A">
      <w:pPr>
        <w:rPr>
          <w:rFonts w:asciiTheme="majorHAnsi" w:eastAsiaTheme="majorEastAsia" w:hAnsiTheme="majorHAnsi" w:cstheme="majorBidi"/>
          <w:b/>
          <w:spacing w:val="-10"/>
          <w:kern w:val="28"/>
          <w:sz w:val="32"/>
          <w:szCs w:val="56"/>
        </w:rPr>
        <w:sectPr w:rsidR="00C3632A" w:rsidSect="00C3632A">
          <w:pgSz w:w="11906" w:h="16838"/>
          <w:pgMar w:top="1417" w:right="1417" w:bottom="1417" w:left="1417" w:header="708" w:footer="708" w:gutter="0"/>
          <w:cols w:space="708"/>
          <w:titlePg/>
          <w:docGrid w:linePitch="360"/>
        </w:sectPr>
      </w:pPr>
    </w:p>
    <w:p w14:paraId="6AF6CB46" w14:textId="7BB5E852" w:rsidR="00000C43" w:rsidRDefault="00000C43" w:rsidP="003C5AD9">
      <w:pPr>
        <w:pStyle w:val="Naslov"/>
      </w:pPr>
      <w:r w:rsidRPr="00000C43">
        <w:lastRenderedPageBreak/>
        <w:t>Zahvala</w:t>
      </w:r>
    </w:p>
    <w:p w14:paraId="40574433" w14:textId="77777777" w:rsidR="003C5AD9" w:rsidRDefault="00000C43" w:rsidP="00000C43">
      <w:r>
        <w:t>Zahvaljujem se mentorju, dr. Urošu Ocepku, za nasvete pri pisanju zaključne naloge in strokovno pomoč pri izdelavi zaključne naloge.</w:t>
      </w:r>
    </w:p>
    <w:p w14:paraId="2A88CB5B" w14:textId="77777777" w:rsidR="003C5AD9" w:rsidRDefault="003C5AD9">
      <w:r>
        <w:br w:type="page"/>
      </w:r>
    </w:p>
    <w:p w14:paraId="25D7A656" w14:textId="77777777" w:rsidR="00512624" w:rsidRDefault="00512624" w:rsidP="00512624">
      <w:pPr>
        <w:pStyle w:val="Naslov"/>
      </w:pPr>
      <w:bookmarkStart w:id="0" w:name="_Hlk37027158"/>
      <w:bookmarkStart w:id="1" w:name="_Hlk37027189"/>
      <w:r>
        <w:lastRenderedPageBreak/>
        <w:t>Povzetek</w:t>
      </w:r>
      <w:bookmarkEnd w:id="0"/>
    </w:p>
    <w:p w14:paraId="5D14F1E7" w14:textId="77777777" w:rsidR="00512624" w:rsidRDefault="00512624" w:rsidP="00512624">
      <w:r>
        <w:t xml:space="preserve">Zaključna naloga opisuje razvoj aplikacije za generiranje </w:t>
      </w:r>
      <w:ins w:id="2" w:author="Klemen Šuštar" w:date="2019-12-01T19:31:00Z">
        <w:r w:rsidRPr="00997B9F">
          <w:t>AR učnih aktivnosti na izbranem področju</w:t>
        </w:r>
      </w:ins>
      <w:r>
        <w:t xml:space="preserve"> matematike in razvoj aplikacije za vizualizacijo teh učnih aktivnosti. Opisan je tudi postopek uporabe teh aplikacij.</w:t>
      </w:r>
    </w:p>
    <w:p w14:paraId="079121C2" w14:textId="0F063AD9" w:rsidR="00512624" w:rsidRDefault="00512624" w:rsidP="00512624">
      <w:ins w:id="3" w:author="Klemen Šuštar" w:date="2019-12-01T19:40:00Z">
        <w:r>
          <w:t xml:space="preserve">Razširjena resničnost </w:t>
        </w:r>
      </w:ins>
      <w:r>
        <w:t xml:space="preserve">(AR) </w:t>
      </w:r>
      <w:ins w:id="4" w:author="Klemen Šuštar" w:date="2019-12-01T19:40:00Z">
        <w:r>
          <w:t xml:space="preserve">je novost na področju mobilne tehnologije, ki zadnja leta postaja </w:t>
        </w:r>
      </w:ins>
      <w:ins w:id="5" w:author="Klemen Šuštar" w:date="2019-12-01T19:41:00Z">
        <w:r>
          <w:t xml:space="preserve">bolj in bolj popularna. </w:t>
        </w:r>
      </w:ins>
      <w:ins w:id="6" w:author="Klemen Šuštar" w:date="2019-12-01T19:44:00Z">
        <w:r>
          <w:t>Je tehnologija s katero resničnost izboljšamo z računalniško gene</w:t>
        </w:r>
      </w:ins>
      <w:ins w:id="7" w:author="Klemen Šuštar" w:date="2019-12-01T19:45:00Z">
        <w:r>
          <w:t>riranimi informacijami</w:t>
        </w:r>
      </w:ins>
      <w:ins w:id="8" w:author="Klemen Šuštar" w:date="2019-12-01T19:46:00Z">
        <w:r>
          <w:t>.</w:t>
        </w:r>
      </w:ins>
      <w:ins w:id="9" w:author="Klemen Šuštar" w:date="2019-12-01T19:52:00Z">
        <w:r>
          <w:t xml:space="preserve"> </w:t>
        </w:r>
      </w:ins>
      <w:ins w:id="10" w:author="Klemen Šuštar" w:date="2019-12-01T19:55:00Z">
        <w:r>
          <w:t>Uporablja se</w:t>
        </w:r>
      </w:ins>
      <w:ins w:id="11" w:author="Klemen Šuštar" w:date="2019-12-01T19:58:00Z">
        <w:r>
          <w:t xml:space="preserve"> lahko v poslu, izobraževanju in</w:t>
        </w:r>
      </w:ins>
      <w:ins w:id="12" w:author="Klemen Šuštar" w:date="2019-12-01T20:02:00Z">
        <w:r>
          <w:t xml:space="preserve"> z</w:t>
        </w:r>
      </w:ins>
      <w:ins w:id="13" w:author="Klemen Šuštar" w:date="2019-12-01T20:03:00Z">
        <w:r>
          <w:t>a</w:t>
        </w:r>
      </w:ins>
      <w:ins w:id="14" w:author="Klemen Šuštar" w:date="2019-12-01T19:58:00Z">
        <w:r>
          <w:t xml:space="preserve"> zabav</w:t>
        </w:r>
      </w:ins>
      <w:ins w:id="15" w:author="Klemen Šuštar" w:date="2019-12-01T20:03:00Z">
        <w:r>
          <w:t>o</w:t>
        </w:r>
      </w:ins>
      <w:ins w:id="16" w:author="Klemen Šuštar" w:date="2019-12-01T19:59:00Z">
        <w:r>
          <w:t>.</w:t>
        </w:r>
      </w:ins>
      <w:r>
        <w:t xml:space="preserve"> </w:t>
      </w:r>
      <w:sdt>
        <w:sdtPr>
          <w:id w:val="-448243218"/>
          <w:citation/>
        </w:sdtPr>
        <w:sdtEndPr/>
        <w:sdtContent>
          <w:r>
            <w:fldChar w:fldCharType="begin"/>
          </w:r>
          <w:r>
            <w:instrText xml:space="preserve"> CITATION Lin07 \l 1060 </w:instrText>
          </w:r>
          <w:r>
            <w:fldChar w:fldCharType="separate"/>
          </w:r>
          <w:r w:rsidR="006165D5" w:rsidRPr="006165D5">
            <w:rPr>
              <w:noProof/>
            </w:rPr>
            <w:t>[1]</w:t>
          </w:r>
          <w:r>
            <w:fldChar w:fldCharType="end"/>
          </w:r>
        </w:sdtContent>
      </w:sdt>
    </w:p>
    <w:p w14:paraId="65C8C619" w14:textId="69BCB94A" w:rsidR="00512624" w:rsidRDefault="00512624" w:rsidP="00512624">
      <w:r>
        <w:t>Tema je pomembna, saj pripomore k učenju geometrijskih likov in teles</w:t>
      </w:r>
      <w:r w:rsidR="00517886">
        <w:t xml:space="preserve"> </w:t>
      </w:r>
      <w:r>
        <w:t>tako</w:t>
      </w:r>
      <w:r w:rsidR="00517886">
        <w:t>,</w:t>
      </w:r>
      <w:r>
        <w:t xml:space="preserve"> da jih prikaže v AR. To pomeni, da geometrijske like in telesa prikaže v realnem okolju</w:t>
      </w:r>
      <w:r w:rsidR="00517886">
        <w:t xml:space="preserve"> </w:t>
      </w:r>
      <w:r>
        <w:t>tako</w:t>
      </w:r>
      <w:r w:rsidR="00517886">
        <w:t>,</w:t>
      </w:r>
      <w:r>
        <w:t xml:space="preserve"> da si oseba lažje predstavlja</w:t>
      </w:r>
      <w:r w:rsidR="00517886">
        <w:t>,</w:t>
      </w:r>
      <w:r>
        <w:t xml:space="preserve"> kako tak geometrijski lik oziroma telo </w:t>
      </w:r>
      <w:r w:rsidR="00517886">
        <w:t>i</w:t>
      </w:r>
      <w:r>
        <w:t xml:space="preserve">zgleda.  </w:t>
      </w:r>
    </w:p>
    <w:p w14:paraId="626496E1" w14:textId="2BFDD179" w:rsidR="00512624" w:rsidRDefault="00512624" w:rsidP="00512624">
      <w:r>
        <w:t>Rezultat sta dve aplikaciji z različnimi funkcijami. Prva aplikacija je namenjena generiranju PDF dokumenta z nalogam</w:t>
      </w:r>
      <w:r w:rsidR="00517886">
        <w:t>i</w:t>
      </w:r>
      <w:r>
        <w:t>, katere imajo QR kodo s katero lahko z drugo aplikacijo le t</w:t>
      </w:r>
      <w:r w:rsidR="00517886">
        <w:t>e</w:t>
      </w:r>
      <w:r>
        <w:t xml:space="preserve"> </w:t>
      </w:r>
      <w:proofErr w:type="spellStart"/>
      <w:r>
        <w:t>skeniramo</w:t>
      </w:r>
      <w:proofErr w:type="spellEnd"/>
      <w:r>
        <w:t>, da nam prikaže geometrijski lik oziroma telo v realnem okolju.</w:t>
      </w:r>
      <w:bookmarkEnd w:id="1"/>
    </w:p>
    <w:p w14:paraId="47FD21DC" w14:textId="2E535128" w:rsidR="00512624" w:rsidRDefault="00512624" w:rsidP="00512624">
      <w:r>
        <w:t>Ključne besede: razširjena resničnost (AR), r</w:t>
      </w:r>
      <w:r w:rsidRPr="000C5DA1">
        <w:t>ačunalniška aplikacija</w:t>
      </w:r>
      <w:r>
        <w:t>, mobilna aplikacija, matematika, geometrija</w:t>
      </w:r>
    </w:p>
    <w:p w14:paraId="4D5D36FC" w14:textId="77777777" w:rsidR="00512624" w:rsidRDefault="00512624">
      <w:r>
        <w:br w:type="page"/>
      </w:r>
    </w:p>
    <w:p w14:paraId="0C134F05" w14:textId="77777777" w:rsidR="00512624" w:rsidRPr="00442B30" w:rsidRDefault="00512624" w:rsidP="00512624">
      <w:pPr>
        <w:rPr>
          <w:rFonts w:asciiTheme="majorHAnsi" w:hAnsiTheme="majorHAnsi" w:cstheme="majorHAnsi"/>
          <w:b/>
          <w:bCs/>
          <w:sz w:val="32"/>
          <w:szCs w:val="32"/>
          <w:lang w:val="en-US"/>
        </w:rPr>
      </w:pPr>
      <w:r w:rsidRPr="00442B30">
        <w:rPr>
          <w:rFonts w:asciiTheme="majorHAnsi" w:hAnsiTheme="majorHAnsi" w:cstheme="majorHAnsi"/>
          <w:b/>
          <w:bCs/>
          <w:sz w:val="32"/>
          <w:szCs w:val="32"/>
          <w:lang w:val="en-US"/>
        </w:rPr>
        <w:lastRenderedPageBreak/>
        <w:t>Abstract</w:t>
      </w:r>
    </w:p>
    <w:p w14:paraId="5BCB34C0" w14:textId="77777777" w:rsidR="00512624" w:rsidRDefault="00512624" w:rsidP="00512624">
      <w:pPr>
        <w:rPr>
          <w:lang w:val="en-US"/>
        </w:rPr>
      </w:pPr>
      <w:r w:rsidRPr="00186CDD">
        <w:rPr>
          <w:lang w:val="en-US"/>
        </w:rPr>
        <w:t>This thesis describes the development of application for generating AR learning activities on chosen field math and development of application for visualization of these learning activities. Also described is the process of usage of the applications.</w:t>
      </w:r>
    </w:p>
    <w:p w14:paraId="1DB3A3F6" w14:textId="149E51CD" w:rsidR="00512624" w:rsidRPr="00186CDD" w:rsidRDefault="00512624" w:rsidP="00512624">
      <w:pPr>
        <w:rPr>
          <w:lang w:val="en-US"/>
        </w:rPr>
      </w:pPr>
      <w:r>
        <w:rPr>
          <w:lang w:val="en-US"/>
        </w:rPr>
        <w:t>Augmented reality (AR) is novelty in the field of mobile technology, which in recent years is getting more and more popular. It’s a technology that enhances reality with computer generated information. It can be used in business, education and entertainment.</w:t>
      </w:r>
      <w:r w:rsidR="00FE2B57">
        <w:rPr>
          <w:lang w:val="en-US"/>
        </w:rPr>
        <w:t xml:space="preserve"> </w:t>
      </w:r>
      <w:sdt>
        <w:sdtPr>
          <w:rPr>
            <w:lang w:val="en-US"/>
          </w:rPr>
          <w:id w:val="606313147"/>
          <w:citation/>
        </w:sdtPr>
        <w:sdtEndPr/>
        <w:sdtContent>
          <w:r w:rsidR="00FE2B57">
            <w:rPr>
              <w:lang w:val="en-US"/>
            </w:rPr>
            <w:fldChar w:fldCharType="begin"/>
          </w:r>
          <w:r w:rsidR="00FE2B57">
            <w:instrText xml:space="preserve"> CITATION Lin07 \l 1060 </w:instrText>
          </w:r>
          <w:r w:rsidR="00FE2B57">
            <w:rPr>
              <w:lang w:val="en-US"/>
            </w:rPr>
            <w:fldChar w:fldCharType="separate"/>
          </w:r>
          <w:r w:rsidR="00FE2B57" w:rsidRPr="00FE2B57">
            <w:rPr>
              <w:noProof/>
            </w:rPr>
            <w:t>[1]</w:t>
          </w:r>
          <w:r w:rsidR="00FE2B57">
            <w:rPr>
              <w:lang w:val="en-US"/>
            </w:rPr>
            <w:fldChar w:fldCharType="end"/>
          </w:r>
        </w:sdtContent>
      </w:sdt>
    </w:p>
    <w:p w14:paraId="0FA5D1A9" w14:textId="77777777" w:rsidR="00512624" w:rsidRDefault="00512624" w:rsidP="00512624">
      <w:pPr>
        <w:rPr>
          <w:lang w:val="en-US"/>
        </w:rPr>
      </w:pPr>
      <w:r w:rsidRPr="00186CDD">
        <w:rPr>
          <w:lang w:val="en-US"/>
        </w:rPr>
        <w:t xml:space="preserve">This theme is important, since it helps with learning of geometric shapes and object, by displaying them in AR. This means that geometric shapes and objects are displayed in real environment </w:t>
      </w:r>
      <w:r>
        <w:rPr>
          <w:lang w:val="en-US"/>
        </w:rPr>
        <w:t>so the person can easily imagine how the geometric shape or object looks.</w:t>
      </w:r>
    </w:p>
    <w:p w14:paraId="67690A32" w14:textId="77777777" w:rsidR="00512624" w:rsidRDefault="00512624" w:rsidP="00512624">
      <w:pPr>
        <w:rPr>
          <w:lang w:val="en-US"/>
        </w:rPr>
      </w:pPr>
      <w:r>
        <w:rPr>
          <w:lang w:val="en-US"/>
        </w:rPr>
        <w:t>The result is two applications with different functionalities. Purpose of the first application is generating PDF document with exercises, which have QR code that can be scanned with second application, so it can show the geometric shape or object in real environment.</w:t>
      </w:r>
    </w:p>
    <w:p w14:paraId="43B91D25" w14:textId="77777777" w:rsidR="00512624" w:rsidRPr="00A22822" w:rsidRDefault="00512624" w:rsidP="00512624">
      <w:pPr>
        <w:rPr>
          <w:lang w:val="en-US"/>
        </w:rPr>
      </w:pPr>
      <w:r>
        <w:rPr>
          <w:lang w:val="en-US"/>
        </w:rPr>
        <w:t xml:space="preserve">Keywords: Augmented reality (AR), computer application, mobile application, math, geometry </w:t>
      </w:r>
    </w:p>
    <w:p w14:paraId="0209000B" w14:textId="77777777" w:rsidR="00512624" w:rsidRPr="00512624" w:rsidRDefault="00512624" w:rsidP="00512624">
      <w:pPr>
        <w:rPr>
          <w:lang w:val="en-US"/>
        </w:rPr>
      </w:pPr>
    </w:p>
    <w:p w14:paraId="18E13D02" w14:textId="7DE3C3B3" w:rsidR="00000C43" w:rsidRPr="003C5AD9" w:rsidRDefault="00000C43" w:rsidP="003C5AD9">
      <w:pPr>
        <w:rPr>
          <w:szCs w:val="56"/>
        </w:rPr>
      </w:pPr>
      <w:r>
        <w:br w:type="page"/>
      </w:r>
    </w:p>
    <w:p w14:paraId="4F147C2F" w14:textId="11A6E97F" w:rsidR="00CC3E4C" w:rsidRPr="00A84BBA" w:rsidRDefault="00CC3E4C" w:rsidP="00000C43">
      <w:pPr>
        <w:pStyle w:val="Naslov"/>
      </w:pPr>
      <w:r w:rsidRPr="00A84BBA">
        <w:lastRenderedPageBreak/>
        <w:t>Kazalo vsebine</w:t>
      </w:r>
    </w:p>
    <w:sdt>
      <w:sdtPr>
        <w:rPr>
          <w:rFonts w:cstheme="minorBidi"/>
        </w:rPr>
        <w:id w:val="876742502"/>
        <w:docPartObj>
          <w:docPartGallery w:val="Table of Contents"/>
          <w:docPartUnique/>
        </w:docPartObj>
      </w:sdtPr>
      <w:sdtEndPr>
        <w:rPr>
          <w:b/>
          <w:bCs/>
        </w:rPr>
      </w:sdtEndPr>
      <w:sdtContent>
        <w:p w14:paraId="308D3B53" w14:textId="482CA201" w:rsidR="00EA0C19" w:rsidRDefault="005844B5">
          <w:pPr>
            <w:pStyle w:val="Kazalovsebine1"/>
            <w:tabs>
              <w:tab w:val="right" w:leader="dot" w:pos="9062"/>
            </w:tabs>
            <w:rPr>
              <w:rFonts w:cstheme="minorBidi"/>
              <w:noProof/>
            </w:rPr>
          </w:pPr>
          <w:r>
            <w:fldChar w:fldCharType="begin"/>
          </w:r>
          <w:r>
            <w:instrText xml:space="preserve"> TOC \o "1-3" \h \z \t "1 Naslov;1;2 Naslov;2;3 Naslov;3;4 Naslov;4" </w:instrText>
          </w:r>
          <w:r>
            <w:fldChar w:fldCharType="separate"/>
          </w:r>
          <w:hyperlink w:anchor="_Toc38537394" w:history="1">
            <w:r w:rsidR="00EA0C19" w:rsidRPr="00CA7E4C">
              <w:rPr>
                <w:rStyle w:val="Hiperpovezava"/>
                <w:noProof/>
              </w:rPr>
              <w:t>1. Uvod</w:t>
            </w:r>
            <w:r w:rsidR="00EA0C19">
              <w:rPr>
                <w:noProof/>
                <w:webHidden/>
              </w:rPr>
              <w:tab/>
            </w:r>
            <w:r w:rsidR="00EA0C19">
              <w:rPr>
                <w:noProof/>
                <w:webHidden/>
              </w:rPr>
              <w:fldChar w:fldCharType="begin"/>
            </w:r>
            <w:r w:rsidR="00EA0C19">
              <w:rPr>
                <w:noProof/>
                <w:webHidden/>
              </w:rPr>
              <w:instrText xml:space="preserve"> PAGEREF _Toc38537394 \h </w:instrText>
            </w:r>
            <w:r w:rsidR="00EA0C19">
              <w:rPr>
                <w:noProof/>
                <w:webHidden/>
              </w:rPr>
            </w:r>
            <w:r w:rsidR="00EA0C19">
              <w:rPr>
                <w:noProof/>
                <w:webHidden/>
              </w:rPr>
              <w:fldChar w:fldCharType="separate"/>
            </w:r>
            <w:r w:rsidR="00772199">
              <w:rPr>
                <w:noProof/>
                <w:webHidden/>
              </w:rPr>
              <w:t>1</w:t>
            </w:r>
            <w:r w:rsidR="00EA0C19">
              <w:rPr>
                <w:noProof/>
                <w:webHidden/>
              </w:rPr>
              <w:fldChar w:fldCharType="end"/>
            </w:r>
          </w:hyperlink>
        </w:p>
        <w:p w14:paraId="3529A669" w14:textId="45F78BDB" w:rsidR="00EA0C19" w:rsidRDefault="0047580A">
          <w:pPr>
            <w:pStyle w:val="Kazalovsebine2"/>
            <w:tabs>
              <w:tab w:val="right" w:leader="dot" w:pos="9062"/>
            </w:tabs>
            <w:rPr>
              <w:rFonts w:cstheme="minorBidi"/>
              <w:noProof/>
            </w:rPr>
          </w:pPr>
          <w:hyperlink w:anchor="_Toc38537395" w:history="1">
            <w:r w:rsidR="00EA0C19" w:rsidRPr="00CA7E4C">
              <w:rPr>
                <w:rStyle w:val="Hiperpovezava"/>
                <w:noProof/>
              </w:rPr>
              <w:t>1.1 Opis naloge</w:t>
            </w:r>
            <w:r w:rsidR="00EA0C19">
              <w:rPr>
                <w:noProof/>
                <w:webHidden/>
              </w:rPr>
              <w:tab/>
            </w:r>
            <w:r w:rsidR="00EA0C19">
              <w:rPr>
                <w:noProof/>
                <w:webHidden/>
              </w:rPr>
              <w:fldChar w:fldCharType="begin"/>
            </w:r>
            <w:r w:rsidR="00EA0C19">
              <w:rPr>
                <w:noProof/>
                <w:webHidden/>
              </w:rPr>
              <w:instrText xml:space="preserve"> PAGEREF _Toc38537395 \h </w:instrText>
            </w:r>
            <w:r w:rsidR="00EA0C19">
              <w:rPr>
                <w:noProof/>
                <w:webHidden/>
              </w:rPr>
            </w:r>
            <w:r w:rsidR="00EA0C19">
              <w:rPr>
                <w:noProof/>
                <w:webHidden/>
              </w:rPr>
              <w:fldChar w:fldCharType="separate"/>
            </w:r>
            <w:r w:rsidR="00772199">
              <w:rPr>
                <w:noProof/>
                <w:webHidden/>
              </w:rPr>
              <w:t>1</w:t>
            </w:r>
            <w:r w:rsidR="00EA0C19">
              <w:rPr>
                <w:noProof/>
                <w:webHidden/>
              </w:rPr>
              <w:fldChar w:fldCharType="end"/>
            </w:r>
          </w:hyperlink>
        </w:p>
        <w:p w14:paraId="19E1DA05" w14:textId="06B138B4" w:rsidR="00EA0C19" w:rsidRDefault="0047580A">
          <w:pPr>
            <w:pStyle w:val="Kazalovsebine2"/>
            <w:tabs>
              <w:tab w:val="right" w:leader="dot" w:pos="9062"/>
            </w:tabs>
            <w:rPr>
              <w:rFonts w:cstheme="minorBidi"/>
              <w:noProof/>
            </w:rPr>
          </w:pPr>
          <w:hyperlink w:anchor="_Toc38537396" w:history="1">
            <w:r w:rsidR="00EA0C19" w:rsidRPr="00CA7E4C">
              <w:rPr>
                <w:rStyle w:val="Hiperpovezava"/>
                <w:noProof/>
              </w:rPr>
              <w:t>1.2 Cilj naloge</w:t>
            </w:r>
            <w:r w:rsidR="00EA0C19">
              <w:rPr>
                <w:noProof/>
                <w:webHidden/>
              </w:rPr>
              <w:tab/>
            </w:r>
            <w:r w:rsidR="00EA0C19">
              <w:rPr>
                <w:noProof/>
                <w:webHidden/>
              </w:rPr>
              <w:fldChar w:fldCharType="begin"/>
            </w:r>
            <w:r w:rsidR="00EA0C19">
              <w:rPr>
                <w:noProof/>
                <w:webHidden/>
              </w:rPr>
              <w:instrText xml:space="preserve"> PAGEREF _Toc38537396 \h </w:instrText>
            </w:r>
            <w:r w:rsidR="00EA0C19">
              <w:rPr>
                <w:noProof/>
                <w:webHidden/>
              </w:rPr>
            </w:r>
            <w:r w:rsidR="00EA0C19">
              <w:rPr>
                <w:noProof/>
                <w:webHidden/>
              </w:rPr>
              <w:fldChar w:fldCharType="separate"/>
            </w:r>
            <w:r w:rsidR="00772199">
              <w:rPr>
                <w:noProof/>
                <w:webHidden/>
              </w:rPr>
              <w:t>1</w:t>
            </w:r>
            <w:r w:rsidR="00EA0C19">
              <w:rPr>
                <w:noProof/>
                <w:webHidden/>
              </w:rPr>
              <w:fldChar w:fldCharType="end"/>
            </w:r>
          </w:hyperlink>
        </w:p>
        <w:p w14:paraId="0875BD6C" w14:textId="5DA8C2CF" w:rsidR="00EA0C19" w:rsidRDefault="0047580A">
          <w:pPr>
            <w:pStyle w:val="Kazalovsebine2"/>
            <w:tabs>
              <w:tab w:val="right" w:leader="dot" w:pos="9062"/>
            </w:tabs>
            <w:rPr>
              <w:rFonts w:cstheme="minorBidi"/>
              <w:noProof/>
            </w:rPr>
          </w:pPr>
          <w:hyperlink w:anchor="_Toc38537397" w:history="1">
            <w:r w:rsidR="00EA0C19" w:rsidRPr="00CA7E4C">
              <w:rPr>
                <w:rStyle w:val="Hiperpovezava"/>
                <w:noProof/>
              </w:rPr>
              <w:t>1.3 Opis poglavij</w:t>
            </w:r>
            <w:r w:rsidR="00EA0C19">
              <w:rPr>
                <w:noProof/>
                <w:webHidden/>
              </w:rPr>
              <w:tab/>
            </w:r>
            <w:r w:rsidR="00EA0C19">
              <w:rPr>
                <w:noProof/>
                <w:webHidden/>
              </w:rPr>
              <w:fldChar w:fldCharType="begin"/>
            </w:r>
            <w:r w:rsidR="00EA0C19">
              <w:rPr>
                <w:noProof/>
                <w:webHidden/>
              </w:rPr>
              <w:instrText xml:space="preserve"> PAGEREF _Toc38537397 \h </w:instrText>
            </w:r>
            <w:r w:rsidR="00EA0C19">
              <w:rPr>
                <w:noProof/>
                <w:webHidden/>
              </w:rPr>
            </w:r>
            <w:r w:rsidR="00EA0C19">
              <w:rPr>
                <w:noProof/>
                <w:webHidden/>
              </w:rPr>
              <w:fldChar w:fldCharType="separate"/>
            </w:r>
            <w:r w:rsidR="00772199">
              <w:rPr>
                <w:noProof/>
                <w:webHidden/>
              </w:rPr>
              <w:t>1</w:t>
            </w:r>
            <w:r w:rsidR="00EA0C19">
              <w:rPr>
                <w:noProof/>
                <w:webHidden/>
              </w:rPr>
              <w:fldChar w:fldCharType="end"/>
            </w:r>
          </w:hyperlink>
        </w:p>
        <w:p w14:paraId="27F09647" w14:textId="40D866CF" w:rsidR="00EA0C19" w:rsidRDefault="0047580A">
          <w:pPr>
            <w:pStyle w:val="Kazalovsebine1"/>
            <w:tabs>
              <w:tab w:val="right" w:leader="dot" w:pos="9062"/>
            </w:tabs>
            <w:rPr>
              <w:rFonts w:cstheme="minorBidi"/>
              <w:noProof/>
            </w:rPr>
          </w:pPr>
          <w:hyperlink w:anchor="_Toc38537398" w:history="1">
            <w:r w:rsidR="00EA0C19" w:rsidRPr="00CA7E4C">
              <w:rPr>
                <w:rStyle w:val="Hiperpovezava"/>
                <w:noProof/>
              </w:rPr>
              <w:t>2. Tehnologije</w:t>
            </w:r>
            <w:r w:rsidR="00EA0C19">
              <w:rPr>
                <w:noProof/>
                <w:webHidden/>
              </w:rPr>
              <w:tab/>
            </w:r>
            <w:r w:rsidR="00EA0C19">
              <w:rPr>
                <w:noProof/>
                <w:webHidden/>
              </w:rPr>
              <w:fldChar w:fldCharType="begin"/>
            </w:r>
            <w:r w:rsidR="00EA0C19">
              <w:rPr>
                <w:noProof/>
                <w:webHidden/>
              </w:rPr>
              <w:instrText xml:space="preserve"> PAGEREF _Toc38537398 \h </w:instrText>
            </w:r>
            <w:r w:rsidR="00EA0C19">
              <w:rPr>
                <w:noProof/>
                <w:webHidden/>
              </w:rPr>
            </w:r>
            <w:r w:rsidR="00EA0C19">
              <w:rPr>
                <w:noProof/>
                <w:webHidden/>
              </w:rPr>
              <w:fldChar w:fldCharType="separate"/>
            </w:r>
            <w:r w:rsidR="00772199">
              <w:rPr>
                <w:noProof/>
                <w:webHidden/>
              </w:rPr>
              <w:t>2</w:t>
            </w:r>
            <w:r w:rsidR="00EA0C19">
              <w:rPr>
                <w:noProof/>
                <w:webHidden/>
              </w:rPr>
              <w:fldChar w:fldCharType="end"/>
            </w:r>
          </w:hyperlink>
        </w:p>
        <w:p w14:paraId="53C1E48E" w14:textId="59C6F213" w:rsidR="00EA0C19" w:rsidRDefault="0047580A">
          <w:pPr>
            <w:pStyle w:val="Kazalovsebine2"/>
            <w:tabs>
              <w:tab w:val="right" w:leader="dot" w:pos="9062"/>
            </w:tabs>
            <w:rPr>
              <w:rFonts w:cstheme="minorBidi"/>
              <w:noProof/>
            </w:rPr>
          </w:pPr>
          <w:hyperlink w:anchor="_Toc38537399" w:history="1">
            <w:r w:rsidR="00EA0C19" w:rsidRPr="00CA7E4C">
              <w:rPr>
                <w:rStyle w:val="Hiperpovezava"/>
                <w:noProof/>
              </w:rPr>
              <w:t>2.1 Unity</w:t>
            </w:r>
            <w:r w:rsidR="00EA0C19">
              <w:rPr>
                <w:noProof/>
                <w:webHidden/>
              </w:rPr>
              <w:tab/>
            </w:r>
            <w:r w:rsidR="00EA0C19">
              <w:rPr>
                <w:noProof/>
                <w:webHidden/>
              </w:rPr>
              <w:fldChar w:fldCharType="begin"/>
            </w:r>
            <w:r w:rsidR="00EA0C19">
              <w:rPr>
                <w:noProof/>
                <w:webHidden/>
              </w:rPr>
              <w:instrText xml:space="preserve"> PAGEREF _Toc38537399 \h </w:instrText>
            </w:r>
            <w:r w:rsidR="00EA0C19">
              <w:rPr>
                <w:noProof/>
                <w:webHidden/>
              </w:rPr>
            </w:r>
            <w:r w:rsidR="00EA0C19">
              <w:rPr>
                <w:noProof/>
                <w:webHidden/>
              </w:rPr>
              <w:fldChar w:fldCharType="separate"/>
            </w:r>
            <w:r w:rsidR="00772199">
              <w:rPr>
                <w:noProof/>
                <w:webHidden/>
              </w:rPr>
              <w:t>2</w:t>
            </w:r>
            <w:r w:rsidR="00EA0C19">
              <w:rPr>
                <w:noProof/>
                <w:webHidden/>
              </w:rPr>
              <w:fldChar w:fldCharType="end"/>
            </w:r>
          </w:hyperlink>
        </w:p>
        <w:p w14:paraId="5069EF5B" w14:textId="04AA7EBE" w:rsidR="00EA0C19" w:rsidRDefault="0047580A">
          <w:pPr>
            <w:pStyle w:val="Kazalovsebine2"/>
            <w:tabs>
              <w:tab w:val="right" w:leader="dot" w:pos="9062"/>
            </w:tabs>
            <w:rPr>
              <w:rFonts w:cstheme="minorBidi"/>
              <w:noProof/>
            </w:rPr>
          </w:pPr>
          <w:hyperlink w:anchor="_Toc38537400" w:history="1">
            <w:r w:rsidR="00EA0C19" w:rsidRPr="00CA7E4C">
              <w:rPr>
                <w:rStyle w:val="Hiperpovezava"/>
                <w:noProof/>
              </w:rPr>
              <w:t>2.2 ARCore</w:t>
            </w:r>
            <w:r w:rsidR="00EA0C19">
              <w:rPr>
                <w:noProof/>
                <w:webHidden/>
              </w:rPr>
              <w:tab/>
            </w:r>
            <w:r w:rsidR="00EA0C19">
              <w:rPr>
                <w:noProof/>
                <w:webHidden/>
              </w:rPr>
              <w:fldChar w:fldCharType="begin"/>
            </w:r>
            <w:r w:rsidR="00EA0C19">
              <w:rPr>
                <w:noProof/>
                <w:webHidden/>
              </w:rPr>
              <w:instrText xml:space="preserve"> PAGEREF _Toc38537400 \h </w:instrText>
            </w:r>
            <w:r w:rsidR="00EA0C19">
              <w:rPr>
                <w:noProof/>
                <w:webHidden/>
              </w:rPr>
            </w:r>
            <w:r w:rsidR="00EA0C19">
              <w:rPr>
                <w:noProof/>
                <w:webHidden/>
              </w:rPr>
              <w:fldChar w:fldCharType="separate"/>
            </w:r>
            <w:r w:rsidR="00772199">
              <w:rPr>
                <w:noProof/>
                <w:webHidden/>
              </w:rPr>
              <w:t>2</w:t>
            </w:r>
            <w:r w:rsidR="00EA0C19">
              <w:rPr>
                <w:noProof/>
                <w:webHidden/>
              </w:rPr>
              <w:fldChar w:fldCharType="end"/>
            </w:r>
          </w:hyperlink>
        </w:p>
        <w:p w14:paraId="0B1052C0" w14:textId="296003AF" w:rsidR="00EA0C19" w:rsidRDefault="0047580A">
          <w:pPr>
            <w:pStyle w:val="Kazalovsebine2"/>
            <w:tabs>
              <w:tab w:val="right" w:leader="dot" w:pos="9062"/>
            </w:tabs>
            <w:rPr>
              <w:rFonts w:cstheme="minorBidi"/>
              <w:noProof/>
            </w:rPr>
          </w:pPr>
          <w:hyperlink w:anchor="_Toc38537401" w:history="1">
            <w:r w:rsidR="00EA0C19" w:rsidRPr="00CA7E4C">
              <w:rPr>
                <w:rStyle w:val="Hiperpovezava"/>
                <w:noProof/>
              </w:rPr>
              <w:t>2.3 ZXing</w:t>
            </w:r>
            <w:r w:rsidR="00EA0C19">
              <w:rPr>
                <w:noProof/>
                <w:webHidden/>
              </w:rPr>
              <w:tab/>
            </w:r>
            <w:r w:rsidR="00EA0C19">
              <w:rPr>
                <w:noProof/>
                <w:webHidden/>
              </w:rPr>
              <w:fldChar w:fldCharType="begin"/>
            </w:r>
            <w:r w:rsidR="00EA0C19">
              <w:rPr>
                <w:noProof/>
                <w:webHidden/>
              </w:rPr>
              <w:instrText xml:space="preserve"> PAGEREF _Toc38537401 \h </w:instrText>
            </w:r>
            <w:r w:rsidR="00EA0C19">
              <w:rPr>
                <w:noProof/>
                <w:webHidden/>
              </w:rPr>
            </w:r>
            <w:r w:rsidR="00EA0C19">
              <w:rPr>
                <w:noProof/>
                <w:webHidden/>
              </w:rPr>
              <w:fldChar w:fldCharType="separate"/>
            </w:r>
            <w:r w:rsidR="00772199">
              <w:rPr>
                <w:noProof/>
                <w:webHidden/>
              </w:rPr>
              <w:t>3</w:t>
            </w:r>
            <w:r w:rsidR="00EA0C19">
              <w:rPr>
                <w:noProof/>
                <w:webHidden/>
              </w:rPr>
              <w:fldChar w:fldCharType="end"/>
            </w:r>
          </w:hyperlink>
        </w:p>
        <w:p w14:paraId="0C433751" w14:textId="70D2989D" w:rsidR="00EA0C19" w:rsidRDefault="0047580A">
          <w:pPr>
            <w:pStyle w:val="Kazalovsebine2"/>
            <w:tabs>
              <w:tab w:val="right" w:leader="dot" w:pos="9062"/>
            </w:tabs>
            <w:rPr>
              <w:rFonts w:cstheme="minorBidi"/>
              <w:noProof/>
            </w:rPr>
          </w:pPr>
          <w:hyperlink w:anchor="_Toc38537402" w:history="1">
            <w:r w:rsidR="00EA0C19" w:rsidRPr="00CA7E4C">
              <w:rPr>
                <w:rStyle w:val="Hiperpovezava"/>
                <w:noProof/>
              </w:rPr>
              <w:t>2.4 iText</w:t>
            </w:r>
            <w:r w:rsidR="00EA0C19">
              <w:rPr>
                <w:noProof/>
                <w:webHidden/>
              </w:rPr>
              <w:tab/>
            </w:r>
            <w:r w:rsidR="00EA0C19">
              <w:rPr>
                <w:noProof/>
                <w:webHidden/>
              </w:rPr>
              <w:fldChar w:fldCharType="begin"/>
            </w:r>
            <w:r w:rsidR="00EA0C19">
              <w:rPr>
                <w:noProof/>
                <w:webHidden/>
              </w:rPr>
              <w:instrText xml:space="preserve"> PAGEREF _Toc38537402 \h </w:instrText>
            </w:r>
            <w:r w:rsidR="00EA0C19">
              <w:rPr>
                <w:noProof/>
                <w:webHidden/>
              </w:rPr>
            </w:r>
            <w:r w:rsidR="00EA0C19">
              <w:rPr>
                <w:noProof/>
                <w:webHidden/>
              </w:rPr>
              <w:fldChar w:fldCharType="separate"/>
            </w:r>
            <w:r w:rsidR="00772199">
              <w:rPr>
                <w:noProof/>
                <w:webHidden/>
              </w:rPr>
              <w:t>3</w:t>
            </w:r>
            <w:r w:rsidR="00EA0C19">
              <w:rPr>
                <w:noProof/>
                <w:webHidden/>
              </w:rPr>
              <w:fldChar w:fldCharType="end"/>
            </w:r>
          </w:hyperlink>
        </w:p>
        <w:p w14:paraId="09ADCE4F" w14:textId="6979EE28" w:rsidR="00EA0C19" w:rsidRDefault="0047580A">
          <w:pPr>
            <w:pStyle w:val="Kazalovsebine1"/>
            <w:tabs>
              <w:tab w:val="right" w:leader="dot" w:pos="9062"/>
            </w:tabs>
            <w:rPr>
              <w:rFonts w:cstheme="minorBidi"/>
              <w:noProof/>
            </w:rPr>
          </w:pPr>
          <w:hyperlink w:anchor="_Toc38537403" w:history="1">
            <w:r w:rsidR="00EA0C19" w:rsidRPr="00CA7E4C">
              <w:rPr>
                <w:rStyle w:val="Hiperpovezava"/>
                <w:noProof/>
              </w:rPr>
              <w:t>3. Izdelava aplikacije</w:t>
            </w:r>
            <w:r w:rsidR="00EA0C19">
              <w:rPr>
                <w:noProof/>
                <w:webHidden/>
              </w:rPr>
              <w:tab/>
            </w:r>
            <w:r w:rsidR="00EA0C19">
              <w:rPr>
                <w:noProof/>
                <w:webHidden/>
              </w:rPr>
              <w:fldChar w:fldCharType="begin"/>
            </w:r>
            <w:r w:rsidR="00EA0C19">
              <w:rPr>
                <w:noProof/>
                <w:webHidden/>
              </w:rPr>
              <w:instrText xml:space="preserve"> PAGEREF _Toc38537403 \h </w:instrText>
            </w:r>
            <w:r w:rsidR="00EA0C19">
              <w:rPr>
                <w:noProof/>
                <w:webHidden/>
              </w:rPr>
            </w:r>
            <w:r w:rsidR="00EA0C19">
              <w:rPr>
                <w:noProof/>
                <w:webHidden/>
              </w:rPr>
              <w:fldChar w:fldCharType="separate"/>
            </w:r>
            <w:r w:rsidR="00772199">
              <w:rPr>
                <w:noProof/>
                <w:webHidden/>
              </w:rPr>
              <w:t>4</w:t>
            </w:r>
            <w:r w:rsidR="00EA0C19">
              <w:rPr>
                <w:noProof/>
                <w:webHidden/>
              </w:rPr>
              <w:fldChar w:fldCharType="end"/>
            </w:r>
          </w:hyperlink>
        </w:p>
        <w:p w14:paraId="6BD062CC" w14:textId="7CCB131B" w:rsidR="00EA0C19" w:rsidRDefault="0047580A">
          <w:pPr>
            <w:pStyle w:val="Kazalovsebine2"/>
            <w:tabs>
              <w:tab w:val="right" w:leader="dot" w:pos="9062"/>
            </w:tabs>
            <w:rPr>
              <w:rFonts w:cstheme="minorBidi"/>
              <w:noProof/>
            </w:rPr>
          </w:pPr>
          <w:hyperlink w:anchor="_Toc38537404" w:history="1">
            <w:r w:rsidR="00EA0C19" w:rsidRPr="00CA7E4C">
              <w:rPr>
                <w:rStyle w:val="Hiperpovezava"/>
                <w:noProof/>
              </w:rPr>
              <w:t>3.1 Računalniška aplikacija</w:t>
            </w:r>
            <w:r w:rsidR="00EA0C19">
              <w:rPr>
                <w:noProof/>
                <w:webHidden/>
              </w:rPr>
              <w:tab/>
            </w:r>
            <w:r w:rsidR="00EA0C19">
              <w:rPr>
                <w:noProof/>
                <w:webHidden/>
              </w:rPr>
              <w:fldChar w:fldCharType="begin"/>
            </w:r>
            <w:r w:rsidR="00EA0C19">
              <w:rPr>
                <w:noProof/>
                <w:webHidden/>
              </w:rPr>
              <w:instrText xml:space="preserve"> PAGEREF _Toc38537404 \h </w:instrText>
            </w:r>
            <w:r w:rsidR="00EA0C19">
              <w:rPr>
                <w:noProof/>
                <w:webHidden/>
              </w:rPr>
            </w:r>
            <w:r w:rsidR="00EA0C19">
              <w:rPr>
                <w:noProof/>
                <w:webHidden/>
              </w:rPr>
              <w:fldChar w:fldCharType="separate"/>
            </w:r>
            <w:r w:rsidR="00772199">
              <w:rPr>
                <w:noProof/>
                <w:webHidden/>
              </w:rPr>
              <w:t>4</w:t>
            </w:r>
            <w:r w:rsidR="00EA0C19">
              <w:rPr>
                <w:noProof/>
                <w:webHidden/>
              </w:rPr>
              <w:fldChar w:fldCharType="end"/>
            </w:r>
          </w:hyperlink>
        </w:p>
        <w:p w14:paraId="346B0B7E" w14:textId="7B7DD14B" w:rsidR="00EA0C19" w:rsidRDefault="0047580A">
          <w:pPr>
            <w:pStyle w:val="Kazalovsebine3"/>
            <w:tabs>
              <w:tab w:val="right" w:leader="dot" w:pos="9062"/>
            </w:tabs>
            <w:rPr>
              <w:rFonts w:cstheme="minorBidi"/>
              <w:noProof/>
            </w:rPr>
          </w:pPr>
          <w:hyperlink w:anchor="_Toc38537405" w:history="1">
            <w:r w:rsidR="00EA0C19" w:rsidRPr="00CA7E4C">
              <w:rPr>
                <w:rStyle w:val="Hiperpovezava"/>
                <w:noProof/>
              </w:rPr>
              <w:t>3.1.1 Oblikovanje aplikacije</w:t>
            </w:r>
            <w:r w:rsidR="00EA0C19">
              <w:rPr>
                <w:noProof/>
                <w:webHidden/>
              </w:rPr>
              <w:tab/>
            </w:r>
            <w:r w:rsidR="00EA0C19">
              <w:rPr>
                <w:noProof/>
                <w:webHidden/>
              </w:rPr>
              <w:fldChar w:fldCharType="begin"/>
            </w:r>
            <w:r w:rsidR="00EA0C19">
              <w:rPr>
                <w:noProof/>
                <w:webHidden/>
              </w:rPr>
              <w:instrText xml:space="preserve"> PAGEREF _Toc38537405 \h </w:instrText>
            </w:r>
            <w:r w:rsidR="00EA0C19">
              <w:rPr>
                <w:noProof/>
                <w:webHidden/>
              </w:rPr>
            </w:r>
            <w:r w:rsidR="00EA0C19">
              <w:rPr>
                <w:noProof/>
                <w:webHidden/>
              </w:rPr>
              <w:fldChar w:fldCharType="separate"/>
            </w:r>
            <w:r w:rsidR="00772199">
              <w:rPr>
                <w:noProof/>
                <w:webHidden/>
              </w:rPr>
              <w:t>4</w:t>
            </w:r>
            <w:r w:rsidR="00EA0C19">
              <w:rPr>
                <w:noProof/>
                <w:webHidden/>
              </w:rPr>
              <w:fldChar w:fldCharType="end"/>
            </w:r>
          </w:hyperlink>
        </w:p>
        <w:p w14:paraId="09A4C375" w14:textId="266E2362" w:rsidR="00EA0C19" w:rsidRDefault="0047580A">
          <w:pPr>
            <w:pStyle w:val="Kazalovsebine3"/>
            <w:tabs>
              <w:tab w:val="right" w:leader="dot" w:pos="9062"/>
            </w:tabs>
            <w:rPr>
              <w:rFonts w:cstheme="minorBidi"/>
              <w:noProof/>
            </w:rPr>
          </w:pPr>
          <w:hyperlink w:anchor="_Toc38537406" w:history="1">
            <w:r w:rsidR="00EA0C19" w:rsidRPr="00CA7E4C">
              <w:rPr>
                <w:rStyle w:val="Hiperpovezava"/>
                <w:noProof/>
              </w:rPr>
              <w:t>3.1.2 Izdelava aplikacije</w:t>
            </w:r>
            <w:r w:rsidR="00EA0C19">
              <w:rPr>
                <w:noProof/>
                <w:webHidden/>
              </w:rPr>
              <w:tab/>
            </w:r>
            <w:r w:rsidR="00EA0C19">
              <w:rPr>
                <w:noProof/>
                <w:webHidden/>
              </w:rPr>
              <w:fldChar w:fldCharType="begin"/>
            </w:r>
            <w:r w:rsidR="00EA0C19">
              <w:rPr>
                <w:noProof/>
                <w:webHidden/>
              </w:rPr>
              <w:instrText xml:space="preserve"> PAGEREF _Toc38537406 \h </w:instrText>
            </w:r>
            <w:r w:rsidR="00EA0C19">
              <w:rPr>
                <w:noProof/>
                <w:webHidden/>
              </w:rPr>
            </w:r>
            <w:r w:rsidR="00EA0C19">
              <w:rPr>
                <w:noProof/>
                <w:webHidden/>
              </w:rPr>
              <w:fldChar w:fldCharType="separate"/>
            </w:r>
            <w:r w:rsidR="00772199">
              <w:rPr>
                <w:noProof/>
                <w:webHidden/>
              </w:rPr>
              <w:t>4</w:t>
            </w:r>
            <w:r w:rsidR="00EA0C19">
              <w:rPr>
                <w:noProof/>
                <w:webHidden/>
              </w:rPr>
              <w:fldChar w:fldCharType="end"/>
            </w:r>
          </w:hyperlink>
        </w:p>
        <w:p w14:paraId="10EB1B73" w14:textId="4E371E47" w:rsidR="00EA0C19" w:rsidRDefault="0047580A">
          <w:pPr>
            <w:pStyle w:val="Kazalovsebine4"/>
            <w:tabs>
              <w:tab w:val="right" w:leader="dot" w:pos="9062"/>
            </w:tabs>
            <w:rPr>
              <w:noProof/>
            </w:rPr>
          </w:pPr>
          <w:hyperlink w:anchor="_Toc38537407" w:history="1">
            <w:r w:rsidR="00EA0C19" w:rsidRPr="00CA7E4C">
              <w:rPr>
                <w:rStyle w:val="Hiperpovezava"/>
                <w:noProof/>
              </w:rPr>
              <w:t>3.1.2.1 Generiranje likov in teles</w:t>
            </w:r>
            <w:r w:rsidR="00EA0C19">
              <w:rPr>
                <w:noProof/>
                <w:webHidden/>
              </w:rPr>
              <w:tab/>
            </w:r>
            <w:r w:rsidR="00EA0C19">
              <w:rPr>
                <w:noProof/>
                <w:webHidden/>
              </w:rPr>
              <w:fldChar w:fldCharType="begin"/>
            </w:r>
            <w:r w:rsidR="00EA0C19">
              <w:rPr>
                <w:noProof/>
                <w:webHidden/>
              </w:rPr>
              <w:instrText xml:space="preserve"> PAGEREF _Toc38537407 \h </w:instrText>
            </w:r>
            <w:r w:rsidR="00EA0C19">
              <w:rPr>
                <w:noProof/>
                <w:webHidden/>
              </w:rPr>
            </w:r>
            <w:r w:rsidR="00EA0C19">
              <w:rPr>
                <w:noProof/>
                <w:webHidden/>
              </w:rPr>
              <w:fldChar w:fldCharType="separate"/>
            </w:r>
            <w:r w:rsidR="00772199">
              <w:rPr>
                <w:noProof/>
                <w:webHidden/>
              </w:rPr>
              <w:t>4</w:t>
            </w:r>
            <w:r w:rsidR="00EA0C19">
              <w:rPr>
                <w:noProof/>
                <w:webHidden/>
              </w:rPr>
              <w:fldChar w:fldCharType="end"/>
            </w:r>
          </w:hyperlink>
        </w:p>
        <w:p w14:paraId="2688CA3E" w14:textId="4EE18E75" w:rsidR="00EA0C19" w:rsidRDefault="0047580A">
          <w:pPr>
            <w:pStyle w:val="Kazalovsebine4"/>
            <w:tabs>
              <w:tab w:val="right" w:leader="dot" w:pos="9062"/>
            </w:tabs>
            <w:rPr>
              <w:noProof/>
            </w:rPr>
          </w:pPr>
          <w:hyperlink w:anchor="_Toc38537408" w:history="1">
            <w:r w:rsidR="00EA0C19" w:rsidRPr="00CA7E4C">
              <w:rPr>
                <w:rStyle w:val="Hiperpovezava"/>
                <w:noProof/>
              </w:rPr>
              <w:t>3.1.2.2 Generiranje QR kode</w:t>
            </w:r>
            <w:r w:rsidR="00EA0C19">
              <w:rPr>
                <w:noProof/>
                <w:webHidden/>
              </w:rPr>
              <w:tab/>
            </w:r>
            <w:r w:rsidR="00EA0C19">
              <w:rPr>
                <w:noProof/>
                <w:webHidden/>
              </w:rPr>
              <w:fldChar w:fldCharType="begin"/>
            </w:r>
            <w:r w:rsidR="00EA0C19">
              <w:rPr>
                <w:noProof/>
                <w:webHidden/>
              </w:rPr>
              <w:instrText xml:space="preserve"> PAGEREF _Toc38537408 \h </w:instrText>
            </w:r>
            <w:r w:rsidR="00EA0C19">
              <w:rPr>
                <w:noProof/>
                <w:webHidden/>
              </w:rPr>
            </w:r>
            <w:r w:rsidR="00EA0C19">
              <w:rPr>
                <w:noProof/>
                <w:webHidden/>
              </w:rPr>
              <w:fldChar w:fldCharType="separate"/>
            </w:r>
            <w:r w:rsidR="00772199">
              <w:rPr>
                <w:noProof/>
                <w:webHidden/>
              </w:rPr>
              <w:t>5</w:t>
            </w:r>
            <w:r w:rsidR="00EA0C19">
              <w:rPr>
                <w:noProof/>
                <w:webHidden/>
              </w:rPr>
              <w:fldChar w:fldCharType="end"/>
            </w:r>
          </w:hyperlink>
        </w:p>
        <w:p w14:paraId="68C38097" w14:textId="5266E3A9" w:rsidR="00EA0C19" w:rsidRDefault="0047580A">
          <w:pPr>
            <w:pStyle w:val="Kazalovsebine4"/>
            <w:tabs>
              <w:tab w:val="right" w:leader="dot" w:pos="9062"/>
            </w:tabs>
            <w:rPr>
              <w:noProof/>
            </w:rPr>
          </w:pPr>
          <w:hyperlink w:anchor="_Toc38537409" w:history="1">
            <w:r w:rsidR="00EA0C19" w:rsidRPr="00CA7E4C">
              <w:rPr>
                <w:rStyle w:val="Hiperpovezava"/>
                <w:noProof/>
              </w:rPr>
              <w:t>3.1.2.3 Generiranje PDF dokumenta</w:t>
            </w:r>
            <w:r w:rsidR="00EA0C19">
              <w:rPr>
                <w:noProof/>
                <w:webHidden/>
              </w:rPr>
              <w:tab/>
            </w:r>
            <w:r w:rsidR="00EA0C19">
              <w:rPr>
                <w:noProof/>
                <w:webHidden/>
              </w:rPr>
              <w:fldChar w:fldCharType="begin"/>
            </w:r>
            <w:r w:rsidR="00EA0C19">
              <w:rPr>
                <w:noProof/>
                <w:webHidden/>
              </w:rPr>
              <w:instrText xml:space="preserve"> PAGEREF _Toc38537409 \h </w:instrText>
            </w:r>
            <w:r w:rsidR="00EA0C19">
              <w:rPr>
                <w:noProof/>
                <w:webHidden/>
              </w:rPr>
            </w:r>
            <w:r w:rsidR="00EA0C19">
              <w:rPr>
                <w:noProof/>
                <w:webHidden/>
              </w:rPr>
              <w:fldChar w:fldCharType="separate"/>
            </w:r>
            <w:r w:rsidR="00772199">
              <w:rPr>
                <w:noProof/>
                <w:webHidden/>
              </w:rPr>
              <w:t>6</w:t>
            </w:r>
            <w:r w:rsidR="00EA0C19">
              <w:rPr>
                <w:noProof/>
                <w:webHidden/>
              </w:rPr>
              <w:fldChar w:fldCharType="end"/>
            </w:r>
          </w:hyperlink>
        </w:p>
        <w:p w14:paraId="2F29196B" w14:textId="6769CF63" w:rsidR="00EA0C19" w:rsidRDefault="0047580A">
          <w:pPr>
            <w:pStyle w:val="Kazalovsebine2"/>
            <w:tabs>
              <w:tab w:val="right" w:leader="dot" w:pos="9062"/>
            </w:tabs>
            <w:rPr>
              <w:rFonts w:cstheme="minorBidi"/>
              <w:noProof/>
            </w:rPr>
          </w:pPr>
          <w:hyperlink w:anchor="_Toc38537410" w:history="1">
            <w:r w:rsidR="00EA0C19" w:rsidRPr="00CA7E4C">
              <w:rPr>
                <w:rStyle w:val="Hiperpovezava"/>
                <w:noProof/>
              </w:rPr>
              <w:t>3.2 Mobilna aplikacija</w:t>
            </w:r>
            <w:r w:rsidR="00EA0C19">
              <w:rPr>
                <w:noProof/>
                <w:webHidden/>
              </w:rPr>
              <w:tab/>
            </w:r>
            <w:r w:rsidR="00EA0C19">
              <w:rPr>
                <w:noProof/>
                <w:webHidden/>
              </w:rPr>
              <w:fldChar w:fldCharType="begin"/>
            </w:r>
            <w:r w:rsidR="00EA0C19">
              <w:rPr>
                <w:noProof/>
                <w:webHidden/>
              </w:rPr>
              <w:instrText xml:space="preserve"> PAGEREF _Toc38537410 \h </w:instrText>
            </w:r>
            <w:r w:rsidR="00EA0C19">
              <w:rPr>
                <w:noProof/>
                <w:webHidden/>
              </w:rPr>
            </w:r>
            <w:r w:rsidR="00EA0C19">
              <w:rPr>
                <w:noProof/>
                <w:webHidden/>
              </w:rPr>
              <w:fldChar w:fldCharType="separate"/>
            </w:r>
            <w:r w:rsidR="00772199">
              <w:rPr>
                <w:noProof/>
                <w:webHidden/>
              </w:rPr>
              <w:t>6</w:t>
            </w:r>
            <w:r w:rsidR="00EA0C19">
              <w:rPr>
                <w:noProof/>
                <w:webHidden/>
              </w:rPr>
              <w:fldChar w:fldCharType="end"/>
            </w:r>
          </w:hyperlink>
        </w:p>
        <w:p w14:paraId="56C0DB50" w14:textId="6C325286" w:rsidR="00EA0C19" w:rsidRDefault="0047580A">
          <w:pPr>
            <w:pStyle w:val="Kazalovsebine3"/>
            <w:tabs>
              <w:tab w:val="right" w:leader="dot" w:pos="9062"/>
            </w:tabs>
            <w:rPr>
              <w:rFonts w:cstheme="minorBidi"/>
              <w:noProof/>
            </w:rPr>
          </w:pPr>
          <w:hyperlink w:anchor="_Toc38537411" w:history="1">
            <w:r w:rsidR="00EA0C19" w:rsidRPr="00CA7E4C">
              <w:rPr>
                <w:rStyle w:val="Hiperpovezava"/>
                <w:noProof/>
              </w:rPr>
              <w:t>3.2.1 Oblikovanje aplikacije</w:t>
            </w:r>
            <w:r w:rsidR="00EA0C19">
              <w:rPr>
                <w:noProof/>
                <w:webHidden/>
              </w:rPr>
              <w:tab/>
            </w:r>
            <w:r w:rsidR="00EA0C19">
              <w:rPr>
                <w:noProof/>
                <w:webHidden/>
              </w:rPr>
              <w:fldChar w:fldCharType="begin"/>
            </w:r>
            <w:r w:rsidR="00EA0C19">
              <w:rPr>
                <w:noProof/>
                <w:webHidden/>
              </w:rPr>
              <w:instrText xml:space="preserve"> PAGEREF _Toc38537411 \h </w:instrText>
            </w:r>
            <w:r w:rsidR="00EA0C19">
              <w:rPr>
                <w:noProof/>
                <w:webHidden/>
              </w:rPr>
            </w:r>
            <w:r w:rsidR="00EA0C19">
              <w:rPr>
                <w:noProof/>
                <w:webHidden/>
              </w:rPr>
              <w:fldChar w:fldCharType="separate"/>
            </w:r>
            <w:r w:rsidR="00772199">
              <w:rPr>
                <w:noProof/>
                <w:webHidden/>
              </w:rPr>
              <w:t>6</w:t>
            </w:r>
            <w:r w:rsidR="00EA0C19">
              <w:rPr>
                <w:noProof/>
                <w:webHidden/>
              </w:rPr>
              <w:fldChar w:fldCharType="end"/>
            </w:r>
          </w:hyperlink>
        </w:p>
        <w:p w14:paraId="3FAA63CE" w14:textId="21374C89" w:rsidR="00EA0C19" w:rsidRDefault="0047580A">
          <w:pPr>
            <w:pStyle w:val="Kazalovsebine3"/>
            <w:tabs>
              <w:tab w:val="right" w:leader="dot" w:pos="9062"/>
            </w:tabs>
            <w:rPr>
              <w:rFonts w:cstheme="minorBidi"/>
              <w:noProof/>
            </w:rPr>
          </w:pPr>
          <w:hyperlink w:anchor="_Toc38537412" w:history="1">
            <w:r w:rsidR="00EA0C19" w:rsidRPr="00CA7E4C">
              <w:rPr>
                <w:rStyle w:val="Hiperpovezava"/>
                <w:noProof/>
              </w:rPr>
              <w:t>3.2.2 Izdelava aplikacije</w:t>
            </w:r>
            <w:r w:rsidR="00EA0C19">
              <w:rPr>
                <w:noProof/>
                <w:webHidden/>
              </w:rPr>
              <w:tab/>
            </w:r>
            <w:r w:rsidR="00EA0C19">
              <w:rPr>
                <w:noProof/>
                <w:webHidden/>
              </w:rPr>
              <w:fldChar w:fldCharType="begin"/>
            </w:r>
            <w:r w:rsidR="00EA0C19">
              <w:rPr>
                <w:noProof/>
                <w:webHidden/>
              </w:rPr>
              <w:instrText xml:space="preserve"> PAGEREF _Toc38537412 \h </w:instrText>
            </w:r>
            <w:r w:rsidR="00EA0C19">
              <w:rPr>
                <w:noProof/>
                <w:webHidden/>
              </w:rPr>
            </w:r>
            <w:r w:rsidR="00EA0C19">
              <w:rPr>
                <w:noProof/>
                <w:webHidden/>
              </w:rPr>
              <w:fldChar w:fldCharType="separate"/>
            </w:r>
            <w:r w:rsidR="00772199">
              <w:rPr>
                <w:noProof/>
                <w:webHidden/>
              </w:rPr>
              <w:t>7</w:t>
            </w:r>
            <w:r w:rsidR="00EA0C19">
              <w:rPr>
                <w:noProof/>
                <w:webHidden/>
              </w:rPr>
              <w:fldChar w:fldCharType="end"/>
            </w:r>
          </w:hyperlink>
        </w:p>
        <w:p w14:paraId="06C3A437" w14:textId="761653C1" w:rsidR="00EA0C19" w:rsidRDefault="0047580A">
          <w:pPr>
            <w:pStyle w:val="Kazalovsebine4"/>
            <w:tabs>
              <w:tab w:val="right" w:leader="dot" w:pos="9062"/>
            </w:tabs>
            <w:rPr>
              <w:noProof/>
            </w:rPr>
          </w:pPr>
          <w:hyperlink w:anchor="_Toc38537413" w:history="1">
            <w:r w:rsidR="00EA0C19" w:rsidRPr="00CA7E4C">
              <w:rPr>
                <w:rStyle w:val="Hiperpovezava"/>
                <w:noProof/>
              </w:rPr>
              <w:t>3.2.2.1 Pretvorba slike kamere</w:t>
            </w:r>
            <w:r w:rsidR="00EA0C19">
              <w:rPr>
                <w:noProof/>
                <w:webHidden/>
              </w:rPr>
              <w:tab/>
            </w:r>
            <w:r w:rsidR="00EA0C19">
              <w:rPr>
                <w:noProof/>
                <w:webHidden/>
              </w:rPr>
              <w:fldChar w:fldCharType="begin"/>
            </w:r>
            <w:r w:rsidR="00EA0C19">
              <w:rPr>
                <w:noProof/>
                <w:webHidden/>
              </w:rPr>
              <w:instrText xml:space="preserve"> PAGEREF _Toc38537413 \h </w:instrText>
            </w:r>
            <w:r w:rsidR="00EA0C19">
              <w:rPr>
                <w:noProof/>
                <w:webHidden/>
              </w:rPr>
            </w:r>
            <w:r w:rsidR="00EA0C19">
              <w:rPr>
                <w:noProof/>
                <w:webHidden/>
              </w:rPr>
              <w:fldChar w:fldCharType="separate"/>
            </w:r>
            <w:r w:rsidR="00772199">
              <w:rPr>
                <w:noProof/>
                <w:webHidden/>
              </w:rPr>
              <w:t>7</w:t>
            </w:r>
            <w:r w:rsidR="00EA0C19">
              <w:rPr>
                <w:noProof/>
                <w:webHidden/>
              </w:rPr>
              <w:fldChar w:fldCharType="end"/>
            </w:r>
          </w:hyperlink>
        </w:p>
        <w:p w14:paraId="1A7F854F" w14:textId="15AA2031" w:rsidR="00EA0C19" w:rsidRDefault="0047580A">
          <w:pPr>
            <w:pStyle w:val="Kazalovsebine4"/>
            <w:tabs>
              <w:tab w:val="right" w:leader="dot" w:pos="9062"/>
            </w:tabs>
            <w:rPr>
              <w:noProof/>
            </w:rPr>
          </w:pPr>
          <w:hyperlink w:anchor="_Toc38537414" w:history="1">
            <w:r w:rsidR="00EA0C19" w:rsidRPr="00CA7E4C">
              <w:rPr>
                <w:rStyle w:val="Hiperpovezava"/>
                <w:noProof/>
              </w:rPr>
              <w:t>3.2.2.2 Zaznavanje in branje QR kode</w:t>
            </w:r>
            <w:r w:rsidR="00EA0C19">
              <w:rPr>
                <w:noProof/>
                <w:webHidden/>
              </w:rPr>
              <w:tab/>
            </w:r>
            <w:r w:rsidR="00EA0C19">
              <w:rPr>
                <w:noProof/>
                <w:webHidden/>
              </w:rPr>
              <w:fldChar w:fldCharType="begin"/>
            </w:r>
            <w:r w:rsidR="00EA0C19">
              <w:rPr>
                <w:noProof/>
                <w:webHidden/>
              </w:rPr>
              <w:instrText xml:space="preserve"> PAGEREF _Toc38537414 \h </w:instrText>
            </w:r>
            <w:r w:rsidR="00EA0C19">
              <w:rPr>
                <w:noProof/>
                <w:webHidden/>
              </w:rPr>
            </w:r>
            <w:r w:rsidR="00EA0C19">
              <w:rPr>
                <w:noProof/>
                <w:webHidden/>
              </w:rPr>
              <w:fldChar w:fldCharType="separate"/>
            </w:r>
            <w:r w:rsidR="00772199">
              <w:rPr>
                <w:noProof/>
                <w:webHidden/>
              </w:rPr>
              <w:t>7</w:t>
            </w:r>
            <w:r w:rsidR="00EA0C19">
              <w:rPr>
                <w:noProof/>
                <w:webHidden/>
              </w:rPr>
              <w:fldChar w:fldCharType="end"/>
            </w:r>
          </w:hyperlink>
        </w:p>
        <w:p w14:paraId="2929EB70" w14:textId="7C5A7988" w:rsidR="00EA0C19" w:rsidRDefault="0047580A">
          <w:pPr>
            <w:pStyle w:val="Kazalovsebine4"/>
            <w:tabs>
              <w:tab w:val="right" w:leader="dot" w:pos="9062"/>
            </w:tabs>
            <w:rPr>
              <w:noProof/>
            </w:rPr>
          </w:pPr>
          <w:hyperlink w:anchor="_Toc38537415" w:history="1">
            <w:r w:rsidR="00EA0C19" w:rsidRPr="00CA7E4C">
              <w:rPr>
                <w:rStyle w:val="Hiperpovezava"/>
                <w:noProof/>
              </w:rPr>
              <w:t>3.2.2.3 Prikazovanje likov in teles v navidezni resničnosti</w:t>
            </w:r>
            <w:r w:rsidR="00EA0C19">
              <w:rPr>
                <w:noProof/>
                <w:webHidden/>
              </w:rPr>
              <w:tab/>
            </w:r>
            <w:r w:rsidR="00EA0C19">
              <w:rPr>
                <w:noProof/>
                <w:webHidden/>
              </w:rPr>
              <w:fldChar w:fldCharType="begin"/>
            </w:r>
            <w:r w:rsidR="00EA0C19">
              <w:rPr>
                <w:noProof/>
                <w:webHidden/>
              </w:rPr>
              <w:instrText xml:space="preserve"> PAGEREF _Toc38537415 \h </w:instrText>
            </w:r>
            <w:r w:rsidR="00EA0C19">
              <w:rPr>
                <w:noProof/>
                <w:webHidden/>
              </w:rPr>
            </w:r>
            <w:r w:rsidR="00EA0C19">
              <w:rPr>
                <w:noProof/>
                <w:webHidden/>
              </w:rPr>
              <w:fldChar w:fldCharType="separate"/>
            </w:r>
            <w:r w:rsidR="00772199">
              <w:rPr>
                <w:noProof/>
                <w:webHidden/>
              </w:rPr>
              <w:t>8</w:t>
            </w:r>
            <w:r w:rsidR="00EA0C19">
              <w:rPr>
                <w:noProof/>
                <w:webHidden/>
              </w:rPr>
              <w:fldChar w:fldCharType="end"/>
            </w:r>
          </w:hyperlink>
        </w:p>
        <w:p w14:paraId="4839E2F5" w14:textId="0A58EE98" w:rsidR="00EA0C19" w:rsidRDefault="0047580A">
          <w:pPr>
            <w:pStyle w:val="Kazalovsebine1"/>
            <w:tabs>
              <w:tab w:val="right" w:leader="dot" w:pos="9062"/>
            </w:tabs>
            <w:rPr>
              <w:rFonts w:cstheme="minorBidi"/>
              <w:noProof/>
            </w:rPr>
          </w:pPr>
          <w:hyperlink w:anchor="_Toc38537416" w:history="1">
            <w:r w:rsidR="00EA0C19" w:rsidRPr="00CA7E4C">
              <w:rPr>
                <w:rStyle w:val="Hiperpovezava"/>
                <w:noProof/>
              </w:rPr>
              <w:t>4. Navodila za uporabo</w:t>
            </w:r>
            <w:r w:rsidR="00EA0C19">
              <w:rPr>
                <w:noProof/>
                <w:webHidden/>
              </w:rPr>
              <w:tab/>
            </w:r>
            <w:r w:rsidR="00EA0C19">
              <w:rPr>
                <w:noProof/>
                <w:webHidden/>
              </w:rPr>
              <w:fldChar w:fldCharType="begin"/>
            </w:r>
            <w:r w:rsidR="00EA0C19">
              <w:rPr>
                <w:noProof/>
                <w:webHidden/>
              </w:rPr>
              <w:instrText xml:space="preserve"> PAGEREF _Toc38537416 \h </w:instrText>
            </w:r>
            <w:r w:rsidR="00EA0C19">
              <w:rPr>
                <w:noProof/>
                <w:webHidden/>
              </w:rPr>
            </w:r>
            <w:r w:rsidR="00EA0C19">
              <w:rPr>
                <w:noProof/>
                <w:webHidden/>
              </w:rPr>
              <w:fldChar w:fldCharType="separate"/>
            </w:r>
            <w:r w:rsidR="00772199">
              <w:rPr>
                <w:noProof/>
                <w:webHidden/>
              </w:rPr>
              <w:t>9</w:t>
            </w:r>
            <w:r w:rsidR="00EA0C19">
              <w:rPr>
                <w:noProof/>
                <w:webHidden/>
              </w:rPr>
              <w:fldChar w:fldCharType="end"/>
            </w:r>
          </w:hyperlink>
        </w:p>
        <w:p w14:paraId="6FC49E7A" w14:textId="38B2D90A" w:rsidR="00EA0C19" w:rsidRDefault="0047580A">
          <w:pPr>
            <w:pStyle w:val="Kazalovsebine2"/>
            <w:tabs>
              <w:tab w:val="right" w:leader="dot" w:pos="9062"/>
            </w:tabs>
            <w:rPr>
              <w:rFonts w:cstheme="minorBidi"/>
              <w:noProof/>
            </w:rPr>
          </w:pPr>
          <w:hyperlink w:anchor="_Toc38537417" w:history="1">
            <w:r w:rsidR="00EA0C19" w:rsidRPr="00CA7E4C">
              <w:rPr>
                <w:rStyle w:val="Hiperpovezava"/>
                <w:noProof/>
              </w:rPr>
              <w:t>4.1 Računalnik</w:t>
            </w:r>
            <w:r w:rsidR="00EA0C19">
              <w:rPr>
                <w:noProof/>
                <w:webHidden/>
              </w:rPr>
              <w:tab/>
            </w:r>
            <w:r w:rsidR="00EA0C19">
              <w:rPr>
                <w:noProof/>
                <w:webHidden/>
              </w:rPr>
              <w:fldChar w:fldCharType="begin"/>
            </w:r>
            <w:r w:rsidR="00EA0C19">
              <w:rPr>
                <w:noProof/>
                <w:webHidden/>
              </w:rPr>
              <w:instrText xml:space="preserve"> PAGEREF _Toc38537417 \h </w:instrText>
            </w:r>
            <w:r w:rsidR="00EA0C19">
              <w:rPr>
                <w:noProof/>
                <w:webHidden/>
              </w:rPr>
            </w:r>
            <w:r w:rsidR="00EA0C19">
              <w:rPr>
                <w:noProof/>
                <w:webHidden/>
              </w:rPr>
              <w:fldChar w:fldCharType="separate"/>
            </w:r>
            <w:r w:rsidR="00772199">
              <w:rPr>
                <w:noProof/>
                <w:webHidden/>
              </w:rPr>
              <w:t>9</w:t>
            </w:r>
            <w:r w:rsidR="00EA0C19">
              <w:rPr>
                <w:noProof/>
                <w:webHidden/>
              </w:rPr>
              <w:fldChar w:fldCharType="end"/>
            </w:r>
          </w:hyperlink>
        </w:p>
        <w:p w14:paraId="6500A77A" w14:textId="5390C1DA" w:rsidR="00EA0C19" w:rsidRDefault="0047580A">
          <w:pPr>
            <w:pStyle w:val="Kazalovsebine3"/>
            <w:tabs>
              <w:tab w:val="right" w:leader="dot" w:pos="9062"/>
            </w:tabs>
            <w:rPr>
              <w:rFonts w:cstheme="minorBidi"/>
              <w:noProof/>
            </w:rPr>
          </w:pPr>
          <w:hyperlink w:anchor="_Toc38537418" w:history="1">
            <w:r w:rsidR="00EA0C19" w:rsidRPr="00CA7E4C">
              <w:rPr>
                <w:rStyle w:val="Hiperpovezava"/>
                <w:noProof/>
              </w:rPr>
              <w:t>4.1.1 Uporabniški vmesnik</w:t>
            </w:r>
            <w:r w:rsidR="00EA0C19">
              <w:rPr>
                <w:noProof/>
                <w:webHidden/>
              </w:rPr>
              <w:tab/>
            </w:r>
            <w:r w:rsidR="00EA0C19">
              <w:rPr>
                <w:noProof/>
                <w:webHidden/>
              </w:rPr>
              <w:fldChar w:fldCharType="begin"/>
            </w:r>
            <w:r w:rsidR="00EA0C19">
              <w:rPr>
                <w:noProof/>
                <w:webHidden/>
              </w:rPr>
              <w:instrText xml:space="preserve"> PAGEREF _Toc38537418 \h </w:instrText>
            </w:r>
            <w:r w:rsidR="00EA0C19">
              <w:rPr>
                <w:noProof/>
                <w:webHidden/>
              </w:rPr>
            </w:r>
            <w:r w:rsidR="00EA0C19">
              <w:rPr>
                <w:noProof/>
                <w:webHidden/>
              </w:rPr>
              <w:fldChar w:fldCharType="separate"/>
            </w:r>
            <w:r w:rsidR="00772199">
              <w:rPr>
                <w:noProof/>
                <w:webHidden/>
              </w:rPr>
              <w:t>9</w:t>
            </w:r>
            <w:r w:rsidR="00EA0C19">
              <w:rPr>
                <w:noProof/>
                <w:webHidden/>
              </w:rPr>
              <w:fldChar w:fldCharType="end"/>
            </w:r>
          </w:hyperlink>
        </w:p>
        <w:p w14:paraId="6525E895" w14:textId="24F60D31" w:rsidR="00EA0C19" w:rsidRDefault="0047580A">
          <w:pPr>
            <w:pStyle w:val="Kazalovsebine4"/>
            <w:tabs>
              <w:tab w:val="right" w:leader="dot" w:pos="9062"/>
            </w:tabs>
            <w:rPr>
              <w:noProof/>
            </w:rPr>
          </w:pPr>
          <w:hyperlink w:anchor="_Toc38537419" w:history="1">
            <w:r w:rsidR="00EA0C19" w:rsidRPr="00CA7E4C">
              <w:rPr>
                <w:rStyle w:val="Hiperpovezava"/>
                <w:noProof/>
              </w:rPr>
              <w:t>4.1.1.1 Meritve</w:t>
            </w:r>
            <w:r w:rsidR="00EA0C19">
              <w:rPr>
                <w:noProof/>
                <w:webHidden/>
              </w:rPr>
              <w:tab/>
            </w:r>
            <w:r w:rsidR="00EA0C19">
              <w:rPr>
                <w:noProof/>
                <w:webHidden/>
              </w:rPr>
              <w:fldChar w:fldCharType="begin"/>
            </w:r>
            <w:r w:rsidR="00EA0C19">
              <w:rPr>
                <w:noProof/>
                <w:webHidden/>
              </w:rPr>
              <w:instrText xml:space="preserve"> PAGEREF _Toc38537419 \h </w:instrText>
            </w:r>
            <w:r w:rsidR="00EA0C19">
              <w:rPr>
                <w:noProof/>
                <w:webHidden/>
              </w:rPr>
            </w:r>
            <w:r w:rsidR="00EA0C19">
              <w:rPr>
                <w:noProof/>
                <w:webHidden/>
              </w:rPr>
              <w:fldChar w:fldCharType="separate"/>
            </w:r>
            <w:r w:rsidR="00772199">
              <w:rPr>
                <w:noProof/>
                <w:webHidden/>
              </w:rPr>
              <w:t>10</w:t>
            </w:r>
            <w:r w:rsidR="00EA0C19">
              <w:rPr>
                <w:noProof/>
                <w:webHidden/>
              </w:rPr>
              <w:fldChar w:fldCharType="end"/>
            </w:r>
          </w:hyperlink>
        </w:p>
        <w:p w14:paraId="7A58803B" w14:textId="00D0CC96" w:rsidR="00EA0C19" w:rsidRDefault="0047580A">
          <w:pPr>
            <w:pStyle w:val="Kazalovsebine4"/>
            <w:tabs>
              <w:tab w:val="right" w:leader="dot" w:pos="9062"/>
            </w:tabs>
            <w:rPr>
              <w:noProof/>
            </w:rPr>
          </w:pPr>
          <w:hyperlink w:anchor="_Toc38537420" w:history="1">
            <w:r w:rsidR="00EA0C19" w:rsidRPr="00CA7E4C">
              <w:rPr>
                <w:rStyle w:val="Hiperpovezava"/>
                <w:noProof/>
              </w:rPr>
              <w:t>4.1.1.2 Naloge</w:t>
            </w:r>
            <w:r w:rsidR="00EA0C19">
              <w:rPr>
                <w:noProof/>
                <w:webHidden/>
              </w:rPr>
              <w:tab/>
            </w:r>
            <w:r w:rsidR="00EA0C19">
              <w:rPr>
                <w:noProof/>
                <w:webHidden/>
              </w:rPr>
              <w:fldChar w:fldCharType="begin"/>
            </w:r>
            <w:r w:rsidR="00EA0C19">
              <w:rPr>
                <w:noProof/>
                <w:webHidden/>
              </w:rPr>
              <w:instrText xml:space="preserve"> PAGEREF _Toc38537420 \h </w:instrText>
            </w:r>
            <w:r w:rsidR="00EA0C19">
              <w:rPr>
                <w:noProof/>
                <w:webHidden/>
              </w:rPr>
            </w:r>
            <w:r w:rsidR="00EA0C19">
              <w:rPr>
                <w:noProof/>
                <w:webHidden/>
              </w:rPr>
              <w:fldChar w:fldCharType="separate"/>
            </w:r>
            <w:r w:rsidR="00772199">
              <w:rPr>
                <w:noProof/>
                <w:webHidden/>
              </w:rPr>
              <w:t>10</w:t>
            </w:r>
            <w:r w:rsidR="00EA0C19">
              <w:rPr>
                <w:noProof/>
                <w:webHidden/>
              </w:rPr>
              <w:fldChar w:fldCharType="end"/>
            </w:r>
          </w:hyperlink>
        </w:p>
        <w:p w14:paraId="303C4B0D" w14:textId="6385B3C6" w:rsidR="00EA0C19" w:rsidRDefault="0047580A">
          <w:pPr>
            <w:pStyle w:val="Kazalovsebine4"/>
            <w:tabs>
              <w:tab w:val="right" w:leader="dot" w:pos="9062"/>
            </w:tabs>
            <w:rPr>
              <w:noProof/>
            </w:rPr>
          </w:pPr>
          <w:hyperlink w:anchor="_Toc38537421" w:history="1">
            <w:r w:rsidR="00EA0C19" w:rsidRPr="00CA7E4C">
              <w:rPr>
                <w:rStyle w:val="Hiperpovezava"/>
                <w:noProof/>
              </w:rPr>
              <w:t>4.1.1.3 Podani podatki</w:t>
            </w:r>
            <w:r w:rsidR="00EA0C19">
              <w:rPr>
                <w:noProof/>
                <w:webHidden/>
              </w:rPr>
              <w:tab/>
            </w:r>
            <w:r w:rsidR="00EA0C19">
              <w:rPr>
                <w:noProof/>
                <w:webHidden/>
              </w:rPr>
              <w:fldChar w:fldCharType="begin"/>
            </w:r>
            <w:r w:rsidR="00EA0C19">
              <w:rPr>
                <w:noProof/>
                <w:webHidden/>
              </w:rPr>
              <w:instrText xml:space="preserve"> PAGEREF _Toc38537421 \h </w:instrText>
            </w:r>
            <w:r w:rsidR="00EA0C19">
              <w:rPr>
                <w:noProof/>
                <w:webHidden/>
              </w:rPr>
            </w:r>
            <w:r w:rsidR="00EA0C19">
              <w:rPr>
                <w:noProof/>
                <w:webHidden/>
              </w:rPr>
              <w:fldChar w:fldCharType="separate"/>
            </w:r>
            <w:r w:rsidR="00772199">
              <w:rPr>
                <w:noProof/>
                <w:webHidden/>
              </w:rPr>
              <w:t>10</w:t>
            </w:r>
            <w:r w:rsidR="00EA0C19">
              <w:rPr>
                <w:noProof/>
                <w:webHidden/>
              </w:rPr>
              <w:fldChar w:fldCharType="end"/>
            </w:r>
          </w:hyperlink>
        </w:p>
        <w:p w14:paraId="1417EFB1" w14:textId="1A6A9BCE" w:rsidR="00EA0C19" w:rsidRDefault="0047580A">
          <w:pPr>
            <w:pStyle w:val="Kazalovsebine4"/>
            <w:tabs>
              <w:tab w:val="right" w:leader="dot" w:pos="9062"/>
            </w:tabs>
            <w:rPr>
              <w:noProof/>
            </w:rPr>
          </w:pPr>
          <w:hyperlink w:anchor="_Toc38537422" w:history="1">
            <w:r w:rsidR="00EA0C19" w:rsidRPr="00CA7E4C">
              <w:rPr>
                <w:rStyle w:val="Hiperpovezava"/>
                <w:noProof/>
              </w:rPr>
              <w:t>4.1.1.4 Generiranje PDF dokumenta</w:t>
            </w:r>
            <w:r w:rsidR="00EA0C19">
              <w:rPr>
                <w:noProof/>
                <w:webHidden/>
              </w:rPr>
              <w:tab/>
            </w:r>
            <w:r w:rsidR="00EA0C19">
              <w:rPr>
                <w:noProof/>
                <w:webHidden/>
              </w:rPr>
              <w:fldChar w:fldCharType="begin"/>
            </w:r>
            <w:r w:rsidR="00EA0C19">
              <w:rPr>
                <w:noProof/>
                <w:webHidden/>
              </w:rPr>
              <w:instrText xml:space="preserve"> PAGEREF _Toc38537422 \h </w:instrText>
            </w:r>
            <w:r w:rsidR="00EA0C19">
              <w:rPr>
                <w:noProof/>
                <w:webHidden/>
              </w:rPr>
            </w:r>
            <w:r w:rsidR="00EA0C19">
              <w:rPr>
                <w:noProof/>
                <w:webHidden/>
              </w:rPr>
              <w:fldChar w:fldCharType="separate"/>
            </w:r>
            <w:r w:rsidR="00772199">
              <w:rPr>
                <w:noProof/>
                <w:webHidden/>
              </w:rPr>
              <w:t>11</w:t>
            </w:r>
            <w:r w:rsidR="00EA0C19">
              <w:rPr>
                <w:noProof/>
                <w:webHidden/>
              </w:rPr>
              <w:fldChar w:fldCharType="end"/>
            </w:r>
          </w:hyperlink>
        </w:p>
        <w:p w14:paraId="75531517" w14:textId="274FDBE7" w:rsidR="00EA0C19" w:rsidRDefault="0047580A">
          <w:pPr>
            <w:pStyle w:val="Kazalovsebine4"/>
            <w:tabs>
              <w:tab w:val="right" w:leader="dot" w:pos="9062"/>
            </w:tabs>
            <w:rPr>
              <w:noProof/>
            </w:rPr>
          </w:pPr>
          <w:hyperlink w:anchor="_Toc38537423" w:history="1">
            <w:r w:rsidR="00EA0C19" w:rsidRPr="00CA7E4C">
              <w:rPr>
                <w:rStyle w:val="Hiperpovezava"/>
                <w:noProof/>
              </w:rPr>
              <w:t>4.1.1.5 Nastavitve</w:t>
            </w:r>
            <w:r w:rsidR="00EA0C19">
              <w:rPr>
                <w:noProof/>
                <w:webHidden/>
              </w:rPr>
              <w:tab/>
            </w:r>
            <w:r w:rsidR="00EA0C19">
              <w:rPr>
                <w:noProof/>
                <w:webHidden/>
              </w:rPr>
              <w:fldChar w:fldCharType="begin"/>
            </w:r>
            <w:r w:rsidR="00EA0C19">
              <w:rPr>
                <w:noProof/>
                <w:webHidden/>
              </w:rPr>
              <w:instrText xml:space="preserve"> PAGEREF _Toc38537423 \h </w:instrText>
            </w:r>
            <w:r w:rsidR="00EA0C19">
              <w:rPr>
                <w:noProof/>
                <w:webHidden/>
              </w:rPr>
            </w:r>
            <w:r w:rsidR="00EA0C19">
              <w:rPr>
                <w:noProof/>
                <w:webHidden/>
              </w:rPr>
              <w:fldChar w:fldCharType="separate"/>
            </w:r>
            <w:r w:rsidR="00772199">
              <w:rPr>
                <w:noProof/>
                <w:webHidden/>
              </w:rPr>
              <w:t>11</w:t>
            </w:r>
            <w:r w:rsidR="00EA0C19">
              <w:rPr>
                <w:noProof/>
                <w:webHidden/>
              </w:rPr>
              <w:fldChar w:fldCharType="end"/>
            </w:r>
          </w:hyperlink>
        </w:p>
        <w:p w14:paraId="0F5D119D" w14:textId="49BC5425" w:rsidR="00EA0C19" w:rsidRDefault="0047580A">
          <w:pPr>
            <w:pStyle w:val="Kazalovsebine4"/>
            <w:tabs>
              <w:tab w:val="right" w:leader="dot" w:pos="9062"/>
            </w:tabs>
            <w:rPr>
              <w:noProof/>
            </w:rPr>
          </w:pPr>
          <w:hyperlink w:anchor="_Toc38537424" w:history="1">
            <w:r w:rsidR="00EA0C19" w:rsidRPr="00CA7E4C">
              <w:rPr>
                <w:rStyle w:val="Hiperpovezava"/>
                <w:noProof/>
              </w:rPr>
              <w:t>4.1.1.6 Izbor likov oziroma teles</w:t>
            </w:r>
            <w:r w:rsidR="00EA0C19">
              <w:rPr>
                <w:noProof/>
                <w:webHidden/>
              </w:rPr>
              <w:tab/>
            </w:r>
            <w:r w:rsidR="00EA0C19">
              <w:rPr>
                <w:noProof/>
                <w:webHidden/>
              </w:rPr>
              <w:fldChar w:fldCharType="begin"/>
            </w:r>
            <w:r w:rsidR="00EA0C19">
              <w:rPr>
                <w:noProof/>
                <w:webHidden/>
              </w:rPr>
              <w:instrText xml:space="preserve"> PAGEREF _Toc38537424 \h </w:instrText>
            </w:r>
            <w:r w:rsidR="00EA0C19">
              <w:rPr>
                <w:noProof/>
                <w:webHidden/>
              </w:rPr>
            </w:r>
            <w:r w:rsidR="00EA0C19">
              <w:rPr>
                <w:noProof/>
                <w:webHidden/>
              </w:rPr>
              <w:fldChar w:fldCharType="separate"/>
            </w:r>
            <w:r w:rsidR="00772199">
              <w:rPr>
                <w:noProof/>
                <w:webHidden/>
              </w:rPr>
              <w:t>12</w:t>
            </w:r>
            <w:r w:rsidR="00EA0C19">
              <w:rPr>
                <w:noProof/>
                <w:webHidden/>
              </w:rPr>
              <w:fldChar w:fldCharType="end"/>
            </w:r>
          </w:hyperlink>
        </w:p>
        <w:p w14:paraId="00796A10" w14:textId="41B2E434" w:rsidR="00EA0C19" w:rsidRDefault="0047580A">
          <w:pPr>
            <w:pStyle w:val="Kazalovsebine3"/>
            <w:tabs>
              <w:tab w:val="right" w:leader="dot" w:pos="9062"/>
            </w:tabs>
            <w:rPr>
              <w:rFonts w:cstheme="minorBidi"/>
              <w:noProof/>
            </w:rPr>
          </w:pPr>
          <w:hyperlink w:anchor="_Toc38537425" w:history="1">
            <w:r w:rsidR="00EA0C19" w:rsidRPr="00CA7E4C">
              <w:rPr>
                <w:rStyle w:val="Hiperpovezava"/>
                <w:noProof/>
              </w:rPr>
              <w:t>4.1.2 Generiran PDF dokument</w:t>
            </w:r>
            <w:r w:rsidR="00EA0C19">
              <w:rPr>
                <w:noProof/>
                <w:webHidden/>
              </w:rPr>
              <w:tab/>
            </w:r>
            <w:r w:rsidR="00EA0C19">
              <w:rPr>
                <w:noProof/>
                <w:webHidden/>
              </w:rPr>
              <w:fldChar w:fldCharType="begin"/>
            </w:r>
            <w:r w:rsidR="00EA0C19">
              <w:rPr>
                <w:noProof/>
                <w:webHidden/>
              </w:rPr>
              <w:instrText xml:space="preserve"> PAGEREF _Toc38537425 \h </w:instrText>
            </w:r>
            <w:r w:rsidR="00EA0C19">
              <w:rPr>
                <w:noProof/>
                <w:webHidden/>
              </w:rPr>
            </w:r>
            <w:r w:rsidR="00EA0C19">
              <w:rPr>
                <w:noProof/>
                <w:webHidden/>
              </w:rPr>
              <w:fldChar w:fldCharType="separate"/>
            </w:r>
            <w:r w:rsidR="00772199">
              <w:rPr>
                <w:noProof/>
                <w:webHidden/>
              </w:rPr>
              <w:t>12</w:t>
            </w:r>
            <w:r w:rsidR="00EA0C19">
              <w:rPr>
                <w:noProof/>
                <w:webHidden/>
              </w:rPr>
              <w:fldChar w:fldCharType="end"/>
            </w:r>
          </w:hyperlink>
        </w:p>
        <w:p w14:paraId="4CE699DD" w14:textId="204E66A5" w:rsidR="00EA0C19" w:rsidRDefault="0047580A">
          <w:pPr>
            <w:pStyle w:val="Kazalovsebine2"/>
            <w:tabs>
              <w:tab w:val="right" w:leader="dot" w:pos="9062"/>
            </w:tabs>
            <w:rPr>
              <w:rFonts w:cstheme="minorBidi"/>
              <w:noProof/>
            </w:rPr>
          </w:pPr>
          <w:hyperlink w:anchor="_Toc38537426" w:history="1">
            <w:r w:rsidR="00EA0C19" w:rsidRPr="00CA7E4C">
              <w:rPr>
                <w:rStyle w:val="Hiperpovezava"/>
                <w:noProof/>
              </w:rPr>
              <w:t>4.2 Android</w:t>
            </w:r>
            <w:r w:rsidR="00EA0C19">
              <w:rPr>
                <w:noProof/>
                <w:webHidden/>
              </w:rPr>
              <w:tab/>
            </w:r>
            <w:r w:rsidR="00EA0C19">
              <w:rPr>
                <w:noProof/>
                <w:webHidden/>
              </w:rPr>
              <w:fldChar w:fldCharType="begin"/>
            </w:r>
            <w:r w:rsidR="00EA0C19">
              <w:rPr>
                <w:noProof/>
                <w:webHidden/>
              </w:rPr>
              <w:instrText xml:space="preserve"> PAGEREF _Toc38537426 \h </w:instrText>
            </w:r>
            <w:r w:rsidR="00EA0C19">
              <w:rPr>
                <w:noProof/>
                <w:webHidden/>
              </w:rPr>
            </w:r>
            <w:r w:rsidR="00EA0C19">
              <w:rPr>
                <w:noProof/>
                <w:webHidden/>
              </w:rPr>
              <w:fldChar w:fldCharType="separate"/>
            </w:r>
            <w:r w:rsidR="00772199">
              <w:rPr>
                <w:noProof/>
                <w:webHidden/>
              </w:rPr>
              <w:t>13</w:t>
            </w:r>
            <w:r w:rsidR="00EA0C19">
              <w:rPr>
                <w:noProof/>
                <w:webHidden/>
              </w:rPr>
              <w:fldChar w:fldCharType="end"/>
            </w:r>
          </w:hyperlink>
        </w:p>
        <w:p w14:paraId="45A99A03" w14:textId="7A258D9D" w:rsidR="00EA0C19" w:rsidRDefault="0047580A">
          <w:pPr>
            <w:pStyle w:val="Kazalovsebine3"/>
            <w:tabs>
              <w:tab w:val="right" w:leader="dot" w:pos="9062"/>
            </w:tabs>
            <w:rPr>
              <w:rFonts w:cstheme="minorBidi"/>
              <w:noProof/>
            </w:rPr>
          </w:pPr>
          <w:hyperlink w:anchor="_Toc38537427" w:history="1">
            <w:r w:rsidR="00EA0C19" w:rsidRPr="00CA7E4C">
              <w:rPr>
                <w:rStyle w:val="Hiperpovezava"/>
                <w:noProof/>
              </w:rPr>
              <w:t>4.2.1 Uporabniški vmesnik</w:t>
            </w:r>
            <w:r w:rsidR="00EA0C19">
              <w:rPr>
                <w:noProof/>
                <w:webHidden/>
              </w:rPr>
              <w:tab/>
            </w:r>
            <w:r w:rsidR="00EA0C19">
              <w:rPr>
                <w:noProof/>
                <w:webHidden/>
              </w:rPr>
              <w:fldChar w:fldCharType="begin"/>
            </w:r>
            <w:r w:rsidR="00EA0C19">
              <w:rPr>
                <w:noProof/>
                <w:webHidden/>
              </w:rPr>
              <w:instrText xml:space="preserve"> PAGEREF _Toc38537427 \h </w:instrText>
            </w:r>
            <w:r w:rsidR="00EA0C19">
              <w:rPr>
                <w:noProof/>
                <w:webHidden/>
              </w:rPr>
            </w:r>
            <w:r w:rsidR="00EA0C19">
              <w:rPr>
                <w:noProof/>
                <w:webHidden/>
              </w:rPr>
              <w:fldChar w:fldCharType="separate"/>
            </w:r>
            <w:r w:rsidR="00772199">
              <w:rPr>
                <w:noProof/>
                <w:webHidden/>
              </w:rPr>
              <w:t>13</w:t>
            </w:r>
            <w:r w:rsidR="00EA0C19">
              <w:rPr>
                <w:noProof/>
                <w:webHidden/>
              </w:rPr>
              <w:fldChar w:fldCharType="end"/>
            </w:r>
          </w:hyperlink>
        </w:p>
        <w:p w14:paraId="16864B85" w14:textId="55E8057F" w:rsidR="00EA0C19" w:rsidRDefault="0047580A">
          <w:pPr>
            <w:pStyle w:val="Kazalovsebine4"/>
            <w:tabs>
              <w:tab w:val="right" w:leader="dot" w:pos="9062"/>
            </w:tabs>
            <w:rPr>
              <w:noProof/>
            </w:rPr>
          </w:pPr>
          <w:hyperlink w:anchor="_Toc38537428" w:history="1">
            <w:r w:rsidR="00EA0C19" w:rsidRPr="00CA7E4C">
              <w:rPr>
                <w:rStyle w:val="Hiperpovezava"/>
                <w:noProof/>
              </w:rPr>
              <w:t>4.2.1.1 Naloge za učenje</w:t>
            </w:r>
            <w:r w:rsidR="00EA0C19">
              <w:rPr>
                <w:noProof/>
                <w:webHidden/>
              </w:rPr>
              <w:tab/>
            </w:r>
            <w:r w:rsidR="00EA0C19">
              <w:rPr>
                <w:noProof/>
                <w:webHidden/>
              </w:rPr>
              <w:fldChar w:fldCharType="begin"/>
            </w:r>
            <w:r w:rsidR="00EA0C19">
              <w:rPr>
                <w:noProof/>
                <w:webHidden/>
              </w:rPr>
              <w:instrText xml:space="preserve"> PAGEREF _Toc38537428 \h </w:instrText>
            </w:r>
            <w:r w:rsidR="00EA0C19">
              <w:rPr>
                <w:noProof/>
                <w:webHidden/>
              </w:rPr>
            </w:r>
            <w:r w:rsidR="00EA0C19">
              <w:rPr>
                <w:noProof/>
                <w:webHidden/>
              </w:rPr>
              <w:fldChar w:fldCharType="separate"/>
            </w:r>
            <w:r w:rsidR="00772199">
              <w:rPr>
                <w:noProof/>
                <w:webHidden/>
              </w:rPr>
              <w:t>13</w:t>
            </w:r>
            <w:r w:rsidR="00EA0C19">
              <w:rPr>
                <w:noProof/>
                <w:webHidden/>
              </w:rPr>
              <w:fldChar w:fldCharType="end"/>
            </w:r>
          </w:hyperlink>
        </w:p>
        <w:p w14:paraId="390BEC68" w14:textId="0668C813" w:rsidR="00EA0C19" w:rsidRDefault="0047580A">
          <w:pPr>
            <w:pStyle w:val="Kazalovsebine4"/>
            <w:tabs>
              <w:tab w:val="right" w:leader="dot" w:pos="9062"/>
            </w:tabs>
            <w:rPr>
              <w:noProof/>
            </w:rPr>
          </w:pPr>
          <w:hyperlink w:anchor="_Toc38537429" w:history="1">
            <w:r w:rsidR="00EA0C19" w:rsidRPr="00CA7E4C">
              <w:rPr>
                <w:rStyle w:val="Hiperpovezava"/>
                <w:noProof/>
              </w:rPr>
              <w:t>4.2.1.2 Nastavitve</w:t>
            </w:r>
            <w:r w:rsidR="00EA0C19">
              <w:rPr>
                <w:noProof/>
                <w:webHidden/>
              </w:rPr>
              <w:tab/>
            </w:r>
            <w:r w:rsidR="00EA0C19">
              <w:rPr>
                <w:noProof/>
                <w:webHidden/>
              </w:rPr>
              <w:fldChar w:fldCharType="begin"/>
            </w:r>
            <w:r w:rsidR="00EA0C19">
              <w:rPr>
                <w:noProof/>
                <w:webHidden/>
              </w:rPr>
              <w:instrText xml:space="preserve"> PAGEREF _Toc38537429 \h </w:instrText>
            </w:r>
            <w:r w:rsidR="00EA0C19">
              <w:rPr>
                <w:noProof/>
                <w:webHidden/>
              </w:rPr>
            </w:r>
            <w:r w:rsidR="00EA0C19">
              <w:rPr>
                <w:noProof/>
                <w:webHidden/>
              </w:rPr>
              <w:fldChar w:fldCharType="separate"/>
            </w:r>
            <w:r w:rsidR="00772199">
              <w:rPr>
                <w:noProof/>
                <w:webHidden/>
              </w:rPr>
              <w:t>14</w:t>
            </w:r>
            <w:r w:rsidR="00EA0C19">
              <w:rPr>
                <w:noProof/>
                <w:webHidden/>
              </w:rPr>
              <w:fldChar w:fldCharType="end"/>
            </w:r>
          </w:hyperlink>
        </w:p>
        <w:p w14:paraId="19792960" w14:textId="4A76DB97" w:rsidR="00EA0C19" w:rsidRDefault="0047580A">
          <w:pPr>
            <w:pStyle w:val="Kazalovsebine1"/>
            <w:tabs>
              <w:tab w:val="right" w:leader="dot" w:pos="9062"/>
            </w:tabs>
            <w:rPr>
              <w:rFonts w:cstheme="minorBidi"/>
              <w:noProof/>
            </w:rPr>
          </w:pPr>
          <w:hyperlink w:anchor="_Toc38537430" w:history="1">
            <w:r w:rsidR="00EA0C19" w:rsidRPr="00CA7E4C">
              <w:rPr>
                <w:rStyle w:val="Hiperpovezava"/>
                <w:noProof/>
              </w:rPr>
              <w:t>5. Zaključek</w:t>
            </w:r>
            <w:r w:rsidR="00EA0C19">
              <w:rPr>
                <w:noProof/>
                <w:webHidden/>
              </w:rPr>
              <w:tab/>
            </w:r>
            <w:r w:rsidR="00EA0C19">
              <w:rPr>
                <w:noProof/>
                <w:webHidden/>
              </w:rPr>
              <w:fldChar w:fldCharType="begin"/>
            </w:r>
            <w:r w:rsidR="00EA0C19">
              <w:rPr>
                <w:noProof/>
                <w:webHidden/>
              </w:rPr>
              <w:instrText xml:space="preserve"> PAGEREF _Toc38537430 \h </w:instrText>
            </w:r>
            <w:r w:rsidR="00EA0C19">
              <w:rPr>
                <w:noProof/>
                <w:webHidden/>
              </w:rPr>
            </w:r>
            <w:r w:rsidR="00EA0C19">
              <w:rPr>
                <w:noProof/>
                <w:webHidden/>
              </w:rPr>
              <w:fldChar w:fldCharType="separate"/>
            </w:r>
            <w:r w:rsidR="00772199">
              <w:rPr>
                <w:noProof/>
                <w:webHidden/>
              </w:rPr>
              <w:t>15</w:t>
            </w:r>
            <w:r w:rsidR="00EA0C19">
              <w:rPr>
                <w:noProof/>
                <w:webHidden/>
              </w:rPr>
              <w:fldChar w:fldCharType="end"/>
            </w:r>
          </w:hyperlink>
        </w:p>
        <w:p w14:paraId="58350850" w14:textId="5CDC8DD5" w:rsidR="00EA0C19" w:rsidRDefault="0047580A">
          <w:pPr>
            <w:pStyle w:val="Kazalovsebine1"/>
            <w:tabs>
              <w:tab w:val="right" w:leader="dot" w:pos="9062"/>
            </w:tabs>
            <w:rPr>
              <w:rFonts w:cstheme="minorBidi"/>
              <w:noProof/>
            </w:rPr>
          </w:pPr>
          <w:hyperlink w:anchor="_Toc38537431" w:history="1">
            <w:r w:rsidR="00EA0C19" w:rsidRPr="00CA7E4C">
              <w:rPr>
                <w:rStyle w:val="Hiperpovezava"/>
                <w:noProof/>
              </w:rPr>
              <w:t>Bibliografija</w:t>
            </w:r>
            <w:r w:rsidR="00EA0C19">
              <w:rPr>
                <w:noProof/>
                <w:webHidden/>
              </w:rPr>
              <w:tab/>
            </w:r>
            <w:r w:rsidR="00EA0C19">
              <w:rPr>
                <w:noProof/>
                <w:webHidden/>
              </w:rPr>
              <w:fldChar w:fldCharType="begin"/>
            </w:r>
            <w:r w:rsidR="00EA0C19">
              <w:rPr>
                <w:noProof/>
                <w:webHidden/>
              </w:rPr>
              <w:instrText xml:space="preserve"> PAGEREF _Toc38537431 \h </w:instrText>
            </w:r>
            <w:r w:rsidR="00EA0C19">
              <w:rPr>
                <w:noProof/>
                <w:webHidden/>
              </w:rPr>
            </w:r>
            <w:r w:rsidR="00EA0C19">
              <w:rPr>
                <w:noProof/>
                <w:webHidden/>
              </w:rPr>
              <w:fldChar w:fldCharType="separate"/>
            </w:r>
            <w:r w:rsidR="00772199">
              <w:rPr>
                <w:noProof/>
                <w:webHidden/>
              </w:rPr>
              <w:t>16</w:t>
            </w:r>
            <w:r w:rsidR="00EA0C19">
              <w:rPr>
                <w:noProof/>
                <w:webHidden/>
              </w:rPr>
              <w:fldChar w:fldCharType="end"/>
            </w:r>
          </w:hyperlink>
        </w:p>
        <w:p w14:paraId="79124219" w14:textId="058CC6FF" w:rsidR="00CC3E4C" w:rsidRDefault="005844B5">
          <w:r>
            <w:fldChar w:fldCharType="end"/>
          </w:r>
        </w:p>
      </w:sdtContent>
    </w:sdt>
    <w:p w14:paraId="2184CECB" w14:textId="0A9E6051" w:rsidR="00CC3E4C" w:rsidRDefault="00CC3E4C">
      <w:r>
        <w:br w:type="page"/>
      </w:r>
    </w:p>
    <w:p w14:paraId="78E1C090" w14:textId="5C37FC7A" w:rsidR="00CC3E4C" w:rsidRPr="00A84BBA" w:rsidRDefault="00CC3E4C" w:rsidP="00000C43">
      <w:pPr>
        <w:pStyle w:val="Naslov"/>
      </w:pPr>
      <w:r w:rsidRPr="00A84BBA">
        <w:lastRenderedPageBreak/>
        <w:t>Kazalo slik</w:t>
      </w:r>
    </w:p>
    <w:p w14:paraId="15DB19A9" w14:textId="0AE10CD0" w:rsidR="00521968" w:rsidRDefault="00CC3E4C">
      <w:pPr>
        <w:pStyle w:val="Kazaloslik"/>
        <w:tabs>
          <w:tab w:val="right" w:leader="dot" w:pos="9062"/>
        </w:tabs>
        <w:rPr>
          <w:noProof/>
        </w:rPr>
      </w:pPr>
      <w:r>
        <w:fldChar w:fldCharType="begin"/>
      </w:r>
      <w:r>
        <w:instrText xml:space="preserve"> TOC \h \z \c "Slika" </w:instrText>
      </w:r>
      <w:r>
        <w:fldChar w:fldCharType="separate"/>
      </w:r>
      <w:hyperlink w:anchor="_Toc38541356" w:history="1">
        <w:r w:rsidR="00521968" w:rsidRPr="00CE5E22">
          <w:rPr>
            <w:rStyle w:val="Hiperpovezava"/>
            <w:noProof/>
          </w:rPr>
          <w:t>Slika 1: Logotip Unity</w:t>
        </w:r>
        <w:r w:rsidR="00521968">
          <w:rPr>
            <w:noProof/>
            <w:webHidden/>
          </w:rPr>
          <w:tab/>
        </w:r>
        <w:r w:rsidR="00521968">
          <w:rPr>
            <w:noProof/>
            <w:webHidden/>
          </w:rPr>
          <w:fldChar w:fldCharType="begin"/>
        </w:r>
        <w:r w:rsidR="00521968">
          <w:rPr>
            <w:noProof/>
            <w:webHidden/>
          </w:rPr>
          <w:instrText xml:space="preserve"> PAGEREF _Toc38541356 \h </w:instrText>
        </w:r>
        <w:r w:rsidR="00521968">
          <w:rPr>
            <w:noProof/>
            <w:webHidden/>
          </w:rPr>
        </w:r>
        <w:r w:rsidR="00521968">
          <w:rPr>
            <w:noProof/>
            <w:webHidden/>
          </w:rPr>
          <w:fldChar w:fldCharType="separate"/>
        </w:r>
        <w:r w:rsidR="00772199">
          <w:rPr>
            <w:noProof/>
            <w:webHidden/>
          </w:rPr>
          <w:t>2</w:t>
        </w:r>
        <w:r w:rsidR="00521968">
          <w:rPr>
            <w:noProof/>
            <w:webHidden/>
          </w:rPr>
          <w:fldChar w:fldCharType="end"/>
        </w:r>
      </w:hyperlink>
    </w:p>
    <w:p w14:paraId="117429A9" w14:textId="189CBA9C" w:rsidR="00521968" w:rsidRDefault="0047580A">
      <w:pPr>
        <w:pStyle w:val="Kazaloslik"/>
        <w:tabs>
          <w:tab w:val="right" w:leader="dot" w:pos="9062"/>
        </w:tabs>
        <w:rPr>
          <w:noProof/>
        </w:rPr>
      </w:pPr>
      <w:hyperlink w:anchor="_Toc38541357" w:history="1">
        <w:r w:rsidR="00521968" w:rsidRPr="00CE5E22">
          <w:rPr>
            <w:rStyle w:val="Hiperpovezava"/>
            <w:noProof/>
          </w:rPr>
          <w:t>Slika 2: Logotip ARCore</w:t>
        </w:r>
        <w:r w:rsidR="00521968">
          <w:rPr>
            <w:noProof/>
            <w:webHidden/>
          </w:rPr>
          <w:tab/>
        </w:r>
        <w:r w:rsidR="00521968">
          <w:rPr>
            <w:noProof/>
            <w:webHidden/>
          </w:rPr>
          <w:fldChar w:fldCharType="begin"/>
        </w:r>
        <w:r w:rsidR="00521968">
          <w:rPr>
            <w:noProof/>
            <w:webHidden/>
          </w:rPr>
          <w:instrText xml:space="preserve"> PAGEREF _Toc38541357 \h </w:instrText>
        </w:r>
        <w:r w:rsidR="00521968">
          <w:rPr>
            <w:noProof/>
            <w:webHidden/>
          </w:rPr>
        </w:r>
        <w:r w:rsidR="00521968">
          <w:rPr>
            <w:noProof/>
            <w:webHidden/>
          </w:rPr>
          <w:fldChar w:fldCharType="separate"/>
        </w:r>
        <w:r w:rsidR="00772199">
          <w:rPr>
            <w:noProof/>
            <w:webHidden/>
          </w:rPr>
          <w:t>2</w:t>
        </w:r>
        <w:r w:rsidR="00521968">
          <w:rPr>
            <w:noProof/>
            <w:webHidden/>
          </w:rPr>
          <w:fldChar w:fldCharType="end"/>
        </w:r>
      </w:hyperlink>
    </w:p>
    <w:p w14:paraId="306EF3E4" w14:textId="0B3F0D7D" w:rsidR="00521968" w:rsidRDefault="0047580A">
      <w:pPr>
        <w:pStyle w:val="Kazaloslik"/>
        <w:tabs>
          <w:tab w:val="right" w:leader="dot" w:pos="9062"/>
        </w:tabs>
        <w:rPr>
          <w:noProof/>
        </w:rPr>
      </w:pPr>
      <w:hyperlink w:anchor="_Toc38541358" w:history="1">
        <w:r w:rsidR="00521968" w:rsidRPr="00CE5E22">
          <w:rPr>
            <w:rStyle w:val="Hiperpovezava"/>
            <w:noProof/>
          </w:rPr>
          <w:t>Slika 3: Logotip ZXing</w:t>
        </w:r>
        <w:r w:rsidR="00521968">
          <w:rPr>
            <w:noProof/>
            <w:webHidden/>
          </w:rPr>
          <w:tab/>
        </w:r>
        <w:r w:rsidR="00521968">
          <w:rPr>
            <w:noProof/>
            <w:webHidden/>
          </w:rPr>
          <w:fldChar w:fldCharType="begin"/>
        </w:r>
        <w:r w:rsidR="00521968">
          <w:rPr>
            <w:noProof/>
            <w:webHidden/>
          </w:rPr>
          <w:instrText xml:space="preserve"> PAGEREF _Toc38541358 \h </w:instrText>
        </w:r>
        <w:r w:rsidR="00521968">
          <w:rPr>
            <w:noProof/>
            <w:webHidden/>
          </w:rPr>
        </w:r>
        <w:r w:rsidR="00521968">
          <w:rPr>
            <w:noProof/>
            <w:webHidden/>
          </w:rPr>
          <w:fldChar w:fldCharType="separate"/>
        </w:r>
        <w:r w:rsidR="00772199">
          <w:rPr>
            <w:noProof/>
            <w:webHidden/>
          </w:rPr>
          <w:t>3</w:t>
        </w:r>
        <w:r w:rsidR="00521968">
          <w:rPr>
            <w:noProof/>
            <w:webHidden/>
          </w:rPr>
          <w:fldChar w:fldCharType="end"/>
        </w:r>
      </w:hyperlink>
    </w:p>
    <w:p w14:paraId="2B8F2DD9" w14:textId="2047C1E4" w:rsidR="00521968" w:rsidRDefault="0047580A">
      <w:pPr>
        <w:pStyle w:val="Kazaloslik"/>
        <w:tabs>
          <w:tab w:val="right" w:leader="dot" w:pos="9062"/>
        </w:tabs>
        <w:rPr>
          <w:noProof/>
        </w:rPr>
      </w:pPr>
      <w:hyperlink w:anchor="_Toc38541359" w:history="1">
        <w:r w:rsidR="00521968" w:rsidRPr="00CE5E22">
          <w:rPr>
            <w:rStyle w:val="Hiperpovezava"/>
            <w:noProof/>
          </w:rPr>
          <w:t>Slika 4: Logotip iText</w:t>
        </w:r>
        <w:r w:rsidR="00521968">
          <w:rPr>
            <w:noProof/>
            <w:webHidden/>
          </w:rPr>
          <w:tab/>
        </w:r>
        <w:r w:rsidR="00521968">
          <w:rPr>
            <w:noProof/>
            <w:webHidden/>
          </w:rPr>
          <w:fldChar w:fldCharType="begin"/>
        </w:r>
        <w:r w:rsidR="00521968">
          <w:rPr>
            <w:noProof/>
            <w:webHidden/>
          </w:rPr>
          <w:instrText xml:space="preserve"> PAGEREF _Toc38541359 \h </w:instrText>
        </w:r>
        <w:r w:rsidR="00521968">
          <w:rPr>
            <w:noProof/>
            <w:webHidden/>
          </w:rPr>
        </w:r>
        <w:r w:rsidR="00521968">
          <w:rPr>
            <w:noProof/>
            <w:webHidden/>
          </w:rPr>
          <w:fldChar w:fldCharType="separate"/>
        </w:r>
        <w:r w:rsidR="00772199">
          <w:rPr>
            <w:noProof/>
            <w:webHidden/>
          </w:rPr>
          <w:t>3</w:t>
        </w:r>
        <w:r w:rsidR="00521968">
          <w:rPr>
            <w:noProof/>
            <w:webHidden/>
          </w:rPr>
          <w:fldChar w:fldCharType="end"/>
        </w:r>
      </w:hyperlink>
    </w:p>
    <w:p w14:paraId="2EDEA444" w14:textId="4F43D60E" w:rsidR="00521968" w:rsidRDefault="0047580A">
      <w:pPr>
        <w:pStyle w:val="Kazaloslik"/>
        <w:tabs>
          <w:tab w:val="right" w:leader="dot" w:pos="9062"/>
        </w:tabs>
        <w:rPr>
          <w:noProof/>
        </w:rPr>
      </w:pPr>
      <w:hyperlink w:anchor="_Toc38541360" w:history="1">
        <w:r w:rsidR="00521968" w:rsidRPr="00CE5E22">
          <w:rPr>
            <w:rStyle w:val="Hiperpovezava"/>
            <w:noProof/>
          </w:rPr>
          <w:t>Slika 5: Načrt aplikacije za računalnik</w:t>
        </w:r>
        <w:r w:rsidR="00521968">
          <w:rPr>
            <w:noProof/>
            <w:webHidden/>
          </w:rPr>
          <w:tab/>
        </w:r>
        <w:r w:rsidR="00521968">
          <w:rPr>
            <w:noProof/>
            <w:webHidden/>
          </w:rPr>
          <w:fldChar w:fldCharType="begin"/>
        </w:r>
        <w:r w:rsidR="00521968">
          <w:rPr>
            <w:noProof/>
            <w:webHidden/>
          </w:rPr>
          <w:instrText xml:space="preserve"> PAGEREF _Toc38541360 \h </w:instrText>
        </w:r>
        <w:r w:rsidR="00521968">
          <w:rPr>
            <w:noProof/>
            <w:webHidden/>
          </w:rPr>
        </w:r>
        <w:r w:rsidR="00521968">
          <w:rPr>
            <w:noProof/>
            <w:webHidden/>
          </w:rPr>
          <w:fldChar w:fldCharType="separate"/>
        </w:r>
        <w:r w:rsidR="00772199">
          <w:rPr>
            <w:noProof/>
            <w:webHidden/>
          </w:rPr>
          <w:t>4</w:t>
        </w:r>
        <w:r w:rsidR="00521968">
          <w:rPr>
            <w:noProof/>
            <w:webHidden/>
          </w:rPr>
          <w:fldChar w:fldCharType="end"/>
        </w:r>
      </w:hyperlink>
    </w:p>
    <w:p w14:paraId="2E5094A7" w14:textId="140AF120" w:rsidR="00521968" w:rsidRDefault="0047580A">
      <w:pPr>
        <w:pStyle w:val="Kazaloslik"/>
        <w:tabs>
          <w:tab w:val="right" w:leader="dot" w:pos="9062"/>
        </w:tabs>
        <w:rPr>
          <w:noProof/>
        </w:rPr>
      </w:pPr>
      <w:hyperlink w:anchor="_Toc38541361" w:history="1">
        <w:r w:rsidR="00521968" w:rsidRPr="00CE5E22">
          <w:rPr>
            <w:rStyle w:val="Hiperpovezava"/>
            <w:noProof/>
          </w:rPr>
          <w:t>Slika 6:  Računalniška aplikacija - koda za generiranje QR kode</w:t>
        </w:r>
        <w:r w:rsidR="00521968">
          <w:rPr>
            <w:noProof/>
            <w:webHidden/>
          </w:rPr>
          <w:tab/>
        </w:r>
        <w:r w:rsidR="00521968">
          <w:rPr>
            <w:noProof/>
            <w:webHidden/>
          </w:rPr>
          <w:fldChar w:fldCharType="begin"/>
        </w:r>
        <w:r w:rsidR="00521968">
          <w:rPr>
            <w:noProof/>
            <w:webHidden/>
          </w:rPr>
          <w:instrText xml:space="preserve"> PAGEREF _Toc38541361 \h </w:instrText>
        </w:r>
        <w:r w:rsidR="00521968">
          <w:rPr>
            <w:noProof/>
            <w:webHidden/>
          </w:rPr>
        </w:r>
        <w:r w:rsidR="00521968">
          <w:rPr>
            <w:noProof/>
            <w:webHidden/>
          </w:rPr>
          <w:fldChar w:fldCharType="separate"/>
        </w:r>
        <w:r w:rsidR="00772199">
          <w:rPr>
            <w:noProof/>
            <w:webHidden/>
          </w:rPr>
          <w:t>5</w:t>
        </w:r>
        <w:r w:rsidR="00521968">
          <w:rPr>
            <w:noProof/>
            <w:webHidden/>
          </w:rPr>
          <w:fldChar w:fldCharType="end"/>
        </w:r>
      </w:hyperlink>
    </w:p>
    <w:p w14:paraId="64639D3D" w14:textId="5BB7C775" w:rsidR="00521968" w:rsidRDefault="0047580A">
      <w:pPr>
        <w:pStyle w:val="Kazaloslik"/>
        <w:tabs>
          <w:tab w:val="right" w:leader="dot" w:pos="9062"/>
        </w:tabs>
        <w:rPr>
          <w:noProof/>
        </w:rPr>
      </w:pPr>
      <w:hyperlink w:anchor="_Toc38541362" w:history="1">
        <w:r w:rsidR="00521968" w:rsidRPr="00CE5E22">
          <w:rPr>
            <w:rStyle w:val="Hiperpovezava"/>
            <w:noProof/>
          </w:rPr>
          <w:t>Slika 7: Računalniška aplikacija - koda za generiranje PDF dokumenta</w:t>
        </w:r>
        <w:r w:rsidR="00521968">
          <w:rPr>
            <w:noProof/>
            <w:webHidden/>
          </w:rPr>
          <w:tab/>
        </w:r>
        <w:r w:rsidR="00521968">
          <w:rPr>
            <w:noProof/>
            <w:webHidden/>
          </w:rPr>
          <w:fldChar w:fldCharType="begin"/>
        </w:r>
        <w:r w:rsidR="00521968">
          <w:rPr>
            <w:noProof/>
            <w:webHidden/>
          </w:rPr>
          <w:instrText xml:space="preserve"> PAGEREF _Toc38541362 \h </w:instrText>
        </w:r>
        <w:r w:rsidR="00521968">
          <w:rPr>
            <w:noProof/>
            <w:webHidden/>
          </w:rPr>
        </w:r>
        <w:r w:rsidR="00521968">
          <w:rPr>
            <w:noProof/>
            <w:webHidden/>
          </w:rPr>
          <w:fldChar w:fldCharType="separate"/>
        </w:r>
        <w:r w:rsidR="00772199">
          <w:rPr>
            <w:noProof/>
            <w:webHidden/>
          </w:rPr>
          <w:t>6</w:t>
        </w:r>
        <w:r w:rsidR="00521968">
          <w:rPr>
            <w:noProof/>
            <w:webHidden/>
          </w:rPr>
          <w:fldChar w:fldCharType="end"/>
        </w:r>
      </w:hyperlink>
    </w:p>
    <w:p w14:paraId="5C940D71" w14:textId="42BDEF36" w:rsidR="00521968" w:rsidRDefault="0047580A">
      <w:pPr>
        <w:pStyle w:val="Kazaloslik"/>
        <w:tabs>
          <w:tab w:val="right" w:leader="dot" w:pos="9062"/>
        </w:tabs>
        <w:rPr>
          <w:noProof/>
        </w:rPr>
      </w:pPr>
      <w:hyperlink w:anchor="_Toc38541363" w:history="1">
        <w:r w:rsidR="00521968" w:rsidRPr="00CE5E22">
          <w:rPr>
            <w:rStyle w:val="Hiperpovezava"/>
            <w:noProof/>
          </w:rPr>
          <w:t>Slika 8: Načrt mobilne aplikacije</w:t>
        </w:r>
        <w:r w:rsidR="00521968">
          <w:rPr>
            <w:noProof/>
            <w:webHidden/>
          </w:rPr>
          <w:tab/>
        </w:r>
        <w:r w:rsidR="00521968">
          <w:rPr>
            <w:noProof/>
            <w:webHidden/>
          </w:rPr>
          <w:fldChar w:fldCharType="begin"/>
        </w:r>
        <w:r w:rsidR="00521968">
          <w:rPr>
            <w:noProof/>
            <w:webHidden/>
          </w:rPr>
          <w:instrText xml:space="preserve"> PAGEREF _Toc38541363 \h </w:instrText>
        </w:r>
        <w:r w:rsidR="00521968">
          <w:rPr>
            <w:noProof/>
            <w:webHidden/>
          </w:rPr>
        </w:r>
        <w:r w:rsidR="00521968">
          <w:rPr>
            <w:noProof/>
            <w:webHidden/>
          </w:rPr>
          <w:fldChar w:fldCharType="separate"/>
        </w:r>
        <w:r w:rsidR="00772199">
          <w:rPr>
            <w:noProof/>
            <w:webHidden/>
          </w:rPr>
          <w:t>6</w:t>
        </w:r>
        <w:r w:rsidR="00521968">
          <w:rPr>
            <w:noProof/>
            <w:webHidden/>
          </w:rPr>
          <w:fldChar w:fldCharType="end"/>
        </w:r>
      </w:hyperlink>
    </w:p>
    <w:p w14:paraId="36D4918D" w14:textId="69A611DA" w:rsidR="00521968" w:rsidRDefault="0047580A">
      <w:pPr>
        <w:pStyle w:val="Kazaloslik"/>
        <w:tabs>
          <w:tab w:val="right" w:leader="dot" w:pos="9062"/>
        </w:tabs>
        <w:rPr>
          <w:noProof/>
        </w:rPr>
      </w:pPr>
      <w:hyperlink w:anchor="_Toc38541364" w:history="1">
        <w:r w:rsidR="00521968" w:rsidRPr="00CE5E22">
          <w:rPr>
            <w:rStyle w:val="Hiperpovezava"/>
            <w:noProof/>
          </w:rPr>
          <w:t>Slika 9: Mobilna aplikacija - koda za pretvorbo slike kamere</w:t>
        </w:r>
        <w:r w:rsidR="00521968">
          <w:rPr>
            <w:noProof/>
            <w:webHidden/>
          </w:rPr>
          <w:tab/>
        </w:r>
        <w:r w:rsidR="00521968">
          <w:rPr>
            <w:noProof/>
            <w:webHidden/>
          </w:rPr>
          <w:fldChar w:fldCharType="begin"/>
        </w:r>
        <w:r w:rsidR="00521968">
          <w:rPr>
            <w:noProof/>
            <w:webHidden/>
          </w:rPr>
          <w:instrText xml:space="preserve"> PAGEREF _Toc38541364 \h </w:instrText>
        </w:r>
        <w:r w:rsidR="00521968">
          <w:rPr>
            <w:noProof/>
            <w:webHidden/>
          </w:rPr>
        </w:r>
        <w:r w:rsidR="00521968">
          <w:rPr>
            <w:noProof/>
            <w:webHidden/>
          </w:rPr>
          <w:fldChar w:fldCharType="separate"/>
        </w:r>
        <w:r w:rsidR="00772199">
          <w:rPr>
            <w:noProof/>
            <w:webHidden/>
          </w:rPr>
          <w:t>7</w:t>
        </w:r>
        <w:r w:rsidR="00521968">
          <w:rPr>
            <w:noProof/>
            <w:webHidden/>
          </w:rPr>
          <w:fldChar w:fldCharType="end"/>
        </w:r>
      </w:hyperlink>
    </w:p>
    <w:p w14:paraId="13E09E79" w14:textId="0A1A146E" w:rsidR="00521968" w:rsidRDefault="0047580A">
      <w:pPr>
        <w:pStyle w:val="Kazaloslik"/>
        <w:tabs>
          <w:tab w:val="right" w:leader="dot" w:pos="9062"/>
        </w:tabs>
        <w:rPr>
          <w:noProof/>
        </w:rPr>
      </w:pPr>
      <w:hyperlink w:anchor="_Toc38541365" w:history="1">
        <w:r w:rsidR="00521968" w:rsidRPr="00CE5E22">
          <w:rPr>
            <w:rStyle w:val="Hiperpovezava"/>
            <w:noProof/>
          </w:rPr>
          <w:t>Slika 10: Mobilna aplikacija - koda za zaznavanje in branje QR kode</w:t>
        </w:r>
        <w:r w:rsidR="00521968">
          <w:rPr>
            <w:noProof/>
            <w:webHidden/>
          </w:rPr>
          <w:tab/>
        </w:r>
        <w:r w:rsidR="00521968">
          <w:rPr>
            <w:noProof/>
            <w:webHidden/>
          </w:rPr>
          <w:fldChar w:fldCharType="begin"/>
        </w:r>
        <w:r w:rsidR="00521968">
          <w:rPr>
            <w:noProof/>
            <w:webHidden/>
          </w:rPr>
          <w:instrText xml:space="preserve"> PAGEREF _Toc38541365 \h </w:instrText>
        </w:r>
        <w:r w:rsidR="00521968">
          <w:rPr>
            <w:noProof/>
            <w:webHidden/>
          </w:rPr>
        </w:r>
        <w:r w:rsidR="00521968">
          <w:rPr>
            <w:noProof/>
            <w:webHidden/>
          </w:rPr>
          <w:fldChar w:fldCharType="separate"/>
        </w:r>
        <w:r w:rsidR="00772199">
          <w:rPr>
            <w:noProof/>
            <w:webHidden/>
          </w:rPr>
          <w:t>7</w:t>
        </w:r>
        <w:r w:rsidR="00521968">
          <w:rPr>
            <w:noProof/>
            <w:webHidden/>
          </w:rPr>
          <w:fldChar w:fldCharType="end"/>
        </w:r>
      </w:hyperlink>
    </w:p>
    <w:p w14:paraId="2B2C500A" w14:textId="542B8C01" w:rsidR="00521968" w:rsidRDefault="0047580A">
      <w:pPr>
        <w:pStyle w:val="Kazaloslik"/>
        <w:tabs>
          <w:tab w:val="right" w:leader="dot" w:pos="9062"/>
        </w:tabs>
        <w:rPr>
          <w:noProof/>
        </w:rPr>
      </w:pPr>
      <w:hyperlink w:anchor="_Toc38541366" w:history="1">
        <w:r w:rsidR="00521968" w:rsidRPr="00CE5E22">
          <w:rPr>
            <w:rStyle w:val="Hiperpovezava"/>
            <w:noProof/>
          </w:rPr>
          <w:t>Slika 11: Računalniška aplikacija - uporabniški vmesnik</w:t>
        </w:r>
        <w:r w:rsidR="00521968">
          <w:rPr>
            <w:noProof/>
            <w:webHidden/>
          </w:rPr>
          <w:tab/>
        </w:r>
        <w:r w:rsidR="00521968">
          <w:rPr>
            <w:noProof/>
            <w:webHidden/>
          </w:rPr>
          <w:fldChar w:fldCharType="begin"/>
        </w:r>
        <w:r w:rsidR="00521968">
          <w:rPr>
            <w:noProof/>
            <w:webHidden/>
          </w:rPr>
          <w:instrText xml:space="preserve"> PAGEREF _Toc38541366 \h </w:instrText>
        </w:r>
        <w:r w:rsidR="00521968">
          <w:rPr>
            <w:noProof/>
            <w:webHidden/>
          </w:rPr>
        </w:r>
        <w:r w:rsidR="00521968">
          <w:rPr>
            <w:noProof/>
            <w:webHidden/>
          </w:rPr>
          <w:fldChar w:fldCharType="separate"/>
        </w:r>
        <w:r w:rsidR="00772199">
          <w:rPr>
            <w:noProof/>
            <w:webHidden/>
          </w:rPr>
          <w:t>9</w:t>
        </w:r>
        <w:r w:rsidR="00521968">
          <w:rPr>
            <w:noProof/>
            <w:webHidden/>
          </w:rPr>
          <w:fldChar w:fldCharType="end"/>
        </w:r>
      </w:hyperlink>
    </w:p>
    <w:p w14:paraId="5E075F6E" w14:textId="30474D97" w:rsidR="00521968" w:rsidRDefault="0047580A">
      <w:pPr>
        <w:pStyle w:val="Kazaloslik"/>
        <w:tabs>
          <w:tab w:val="right" w:leader="dot" w:pos="9062"/>
        </w:tabs>
        <w:rPr>
          <w:noProof/>
        </w:rPr>
      </w:pPr>
      <w:hyperlink w:anchor="_Toc38541367" w:history="1">
        <w:r w:rsidR="00521968" w:rsidRPr="00CE5E22">
          <w:rPr>
            <w:rStyle w:val="Hiperpovezava"/>
            <w:noProof/>
          </w:rPr>
          <w:t>Slika 12: Računalniška aplikacija – meritve</w:t>
        </w:r>
        <w:r w:rsidR="00521968">
          <w:rPr>
            <w:noProof/>
            <w:webHidden/>
          </w:rPr>
          <w:tab/>
        </w:r>
        <w:r w:rsidR="00521968">
          <w:rPr>
            <w:noProof/>
            <w:webHidden/>
          </w:rPr>
          <w:fldChar w:fldCharType="begin"/>
        </w:r>
        <w:r w:rsidR="00521968">
          <w:rPr>
            <w:noProof/>
            <w:webHidden/>
          </w:rPr>
          <w:instrText xml:space="preserve"> PAGEREF _Toc38541367 \h </w:instrText>
        </w:r>
        <w:r w:rsidR="00521968">
          <w:rPr>
            <w:noProof/>
            <w:webHidden/>
          </w:rPr>
        </w:r>
        <w:r w:rsidR="00521968">
          <w:rPr>
            <w:noProof/>
            <w:webHidden/>
          </w:rPr>
          <w:fldChar w:fldCharType="separate"/>
        </w:r>
        <w:r w:rsidR="00772199">
          <w:rPr>
            <w:noProof/>
            <w:webHidden/>
          </w:rPr>
          <w:t>10</w:t>
        </w:r>
        <w:r w:rsidR="00521968">
          <w:rPr>
            <w:noProof/>
            <w:webHidden/>
          </w:rPr>
          <w:fldChar w:fldCharType="end"/>
        </w:r>
      </w:hyperlink>
    </w:p>
    <w:p w14:paraId="5BE4E9F5" w14:textId="3728D007" w:rsidR="00521968" w:rsidRDefault="0047580A">
      <w:pPr>
        <w:pStyle w:val="Kazaloslik"/>
        <w:tabs>
          <w:tab w:val="right" w:leader="dot" w:pos="9062"/>
        </w:tabs>
        <w:rPr>
          <w:noProof/>
        </w:rPr>
      </w:pPr>
      <w:hyperlink w:anchor="_Toc38541368" w:history="1">
        <w:r w:rsidR="00521968" w:rsidRPr="00CE5E22">
          <w:rPr>
            <w:rStyle w:val="Hiperpovezava"/>
            <w:noProof/>
          </w:rPr>
          <w:t>Slika 13: Računalniška aplikacija – naloge</w:t>
        </w:r>
        <w:r w:rsidR="00521968">
          <w:rPr>
            <w:noProof/>
            <w:webHidden/>
          </w:rPr>
          <w:tab/>
        </w:r>
        <w:r w:rsidR="00521968">
          <w:rPr>
            <w:noProof/>
            <w:webHidden/>
          </w:rPr>
          <w:fldChar w:fldCharType="begin"/>
        </w:r>
        <w:r w:rsidR="00521968">
          <w:rPr>
            <w:noProof/>
            <w:webHidden/>
          </w:rPr>
          <w:instrText xml:space="preserve"> PAGEREF _Toc38541368 \h </w:instrText>
        </w:r>
        <w:r w:rsidR="00521968">
          <w:rPr>
            <w:noProof/>
            <w:webHidden/>
          </w:rPr>
        </w:r>
        <w:r w:rsidR="00521968">
          <w:rPr>
            <w:noProof/>
            <w:webHidden/>
          </w:rPr>
          <w:fldChar w:fldCharType="separate"/>
        </w:r>
        <w:r w:rsidR="00772199">
          <w:rPr>
            <w:noProof/>
            <w:webHidden/>
          </w:rPr>
          <w:t>10</w:t>
        </w:r>
        <w:r w:rsidR="00521968">
          <w:rPr>
            <w:noProof/>
            <w:webHidden/>
          </w:rPr>
          <w:fldChar w:fldCharType="end"/>
        </w:r>
      </w:hyperlink>
    </w:p>
    <w:p w14:paraId="77F04487" w14:textId="29C520CE" w:rsidR="00521968" w:rsidRDefault="0047580A">
      <w:pPr>
        <w:pStyle w:val="Kazaloslik"/>
        <w:tabs>
          <w:tab w:val="right" w:leader="dot" w:pos="9062"/>
        </w:tabs>
        <w:rPr>
          <w:noProof/>
        </w:rPr>
      </w:pPr>
      <w:hyperlink w:anchor="_Toc38541369" w:history="1">
        <w:r w:rsidR="00521968" w:rsidRPr="00CE5E22">
          <w:rPr>
            <w:rStyle w:val="Hiperpovezava"/>
            <w:noProof/>
          </w:rPr>
          <w:t>Slika 14: Računalniška aplikacija - podani podatki</w:t>
        </w:r>
        <w:r w:rsidR="00521968">
          <w:rPr>
            <w:noProof/>
            <w:webHidden/>
          </w:rPr>
          <w:tab/>
        </w:r>
        <w:r w:rsidR="00521968">
          <w:rPr>
            <w:noProof/>
            <w:webHidden/>
          </w:rPr>
          <w:fldChar w:fldCharType="begin"/>
        </w:r>
        <w:r w:rsidR="00521968">
          <w:rPr>
            <w:noProof/>
            <w:webHidden/>
          </w:rPr>
          <w:instrText xml:space="preserve"> PAGEREF _Toc38541369 \h </w:instrText>
        </w:r>
        <w:r w:rsidR="00521968">
          <w:rPr>
            <w:noProof/>
            <w:webHidden/>
          </w:rPr>
        </w:r>
        <w:r w:rsidR="00521968">
          <w:rPr>
            <w:noProof/>
            <w:webHidden/>
          </w:rPr>
          <w:fldChar w:fldCharType="separate"/>
        </w:r>
        <w:r w:rsidR="00772199">
          <w:rPr>
            <w:noProof/>
            <w:webHidden/>
          </w:rPr>
          <w:t>10</w:t>
        </w:r>
        <w:r w:rsidR="00521968">
          <w:rPr>
            <w:noProof/>
            <w:webHidden/>
          </w:rPr>
          <w:fldChar w:fldCharType="end"/>
        </w:r>
      </w:hyperlink>
    </w:p>
    <w:p w14:paraId="5781D7CB" w14:textId="276A2B93" w:rsidR="00521968" w:rsidRDefault="0047580A">
      <w:pPr>
        <w:pStyle w:val="Kazaloslik"/>
        <w:tabs>
          <w:tab w:val="right" w:leader="dot" w:pos="9062"/>
        </w:tabs>
        <w:rPr>
          <w:noProof/>
        </w:rPr>
      </w:pPr>
      <w:hyperlink w:anchor="_Toc38541370" w:history="1">
        <w:r w:rsidR="00521968" w:rsidRPr="00CE5E22">
          <w:rPr>
            <w:rStyle w:val="Hiperpovezava"/>
            <w:noProof/>
          </w:rPr>
          <w:t>Slika 15: Računalniška aplikacija – shrani</w:t>
        </w:r>
        <w:r w:rsidR="00521968">
          <w:rPr>
            <w:noProof/>
            <w:webHidden/>
          </w:rPr>
          <w:tab/>
        </w:r>
        <w:r w:rsidR="00521968">
          <w:rPr>
            <w:noProof/>
            <w:webHidden/>
          </w:rPr>
          <w:fldChar w:fldCharType="begin"/>
        </w:r>
        <w:r w:rsidR="00521968">
          <w:rPr>
            <w:noProof/>
            <w:webHidden/>
          </w:rPr>
          <w:instrText xml:space="preserve"> PAGEREF _Toc38541370 \h </w:instrText>
        </w:r>
        <w:r w:rsidR="00521968">
          <w:rPr>
            <w:noProof/>
            <w:webHidden/>
          </w:rPr>
        </w:r>
        <w:r w:rsidR="00521968">
          <w:rPr>
            <w:noProof/>
            <w:webHidden/>
          </w:rPr>
          <w:fldChar w:fldCharType="separate"/>
        </w:r>
        <w:r w:rsidR="00772199">
          <w:rPr>
            <w:noProof/>
            <w:webHidden/>
          </w:rPr>
          <w:t>11</w:t>
        </w:r>
        <w:r w:rsidR="00521968">
          <w:rPr>
            <w:noProof/>
            <w:webHidden/>
          </w:rPr>
          <w:fldChar w:fldCharType="end"/>
        </w:r>
      </w:hyperlink>
    </w:p>
    <w:p w14:paraId="2B405E30" w14:textId="6166D3E0" w:rsidR="00521968" w:rsidRDefault="0047580A">
      <w:pPr>
        <w:pStyle w:val="Kazaloslik"/>
        <w:tabs>
          <w:tab w:val="right" w:leader="dot" w:pos="9062"/>
        </w:tabs>
        <w:rPr>
          <w:noProof/>
        </w:rPr>
      </w:pPr>
      <w:hyperlink w:anchor="_Toc38541371" w:history="1">
        <w:r w:rsidR="00521968" w:rsidRPr="00CE5E22">
          <w:rPr>
            <w:rStyle w:val="Hiperpovezava"/>
            <w:noProof/>
          </w:rPr>
          <w:t>Slika 16: Računalniška aplikacija – nastavitve</w:t>
        </w:r>
        <w:r w:rsidR="00521968">
          <w:rPr>
            <w:noProof/>
            <w:webHidden/>
          </w:rPr>
          <w:tab/>
        </w:r>
        <w:r w:rsidR="00521968">
          <w:rPr>
            <w:noProof/>
            <w:webHidden/>
          </w:rPr>
          <w:fldChar w:fldCharType="begin"/>
        </w:r>
        <w:r w:rsidR="00521968">
          <w:rPr>
            <w:noProof/>
            <w:webHidden/>
          </w:rPr>
          <w:instrText xml:space="preserve"> PAGEREF _Toc38541371 \h </w:instrText>
        </w:r>
        <w:r w:rsidR="00521968">
          <w:rPr>
            <w:noProof/>
            <w:webHidden/>
          </w:rPr>
        </w:r>
        <w:r w:rsidR="00521968">
          <w:rPr>
            <w:noProof/>
            <w:webHidden/>
          </w:rPr>
          <w:fldChar w:fldCharType="separate"/>
        </w:r>
        <w:r w:rsidR="00772199">
          <w:rPr>
            <w:noProof/>
            <w:webHidden/>
          </w:rPr>
          <w:t>11</w:t>
        </w:r>
        <w:r w:rsidR="00521968">
          <w:rPr>
            <w:noProof/>
            <w:webHidden/>
          </w:rPr>
          <w:fldChar w:fldCharType="end"/>
        </w:r>
      </w:hyperlink>
    </w:p>
    <w:p w14:paraId="5F6A304D" w14:textId="572DF9A9" w:rsidR="00521968" w:rsidRDefault="0047580A">
      <w:pPr>
        <w:pStyle w:val="Kazaloslik"/>
        <w:tabs>
          <w:tab w:val="right" w:leader="dot" w:pos="9062"/>
        </w:tabs>
        <w:rPr>
          <w:noProof/>
        </w:rPr>
      </w:pPr>
      <w:hyperlink w:anchor="_Toc38541372" w:history="1">
        <w:r w:rsidR="00521968" w:rsidRPr="00CE5E22">
          <w:rPr>
            <w:rStyle w:val="Hiperpovezava"/>
            <w:noProof/>
          </w:rPr>
          <w:t>Slika 17: Računalniška aplikacija – liki/telesa</w:t>
        </w:r>
        <w:r w:rsidR="00521968">
          <w:rPr>
            <w:noProof/>
            <w:webHidden/>
          </w:rPr>
          <w:tab/>
        </w:r>
        <w:r w:rsidR="00521968">
          <w:rPr>
            <w:noProof/>
            <w:webHidden/>
          </w:rPr>
          <w:fldChar w:fldCharType="begin"/>
        </w:r>
        <w:r w:rsidR="00521968">
          <w:rPr>
            <w:noProof/>
            <w:webHidden/>
          </w:rPr>
          <w:instrText xml:space="preserve"> PAGEREF _Toc38541372 \h </w:instrText>
        </w:r>
        <w:r w:rsidR="00521968">
          <w:rPr>
            <w:noProof/>
            <w:webHidden/>
          </w:rPr>
        </w:r>
        <w:r w:rsidR="00521968">
          <w:rPr>
            <w:noProof/>
            <w:webHidden/>
          </w:rPr>
          <w:fldChar w:fldCharType="separate"/>
        </w:r>
        <w:r w:rsidR="00772199">
          <w:rPr>
            <w:noProof/>
            <w:webHidden/>
          </w:rPr>
          <w:t>12</w:t>
        </w:r>
        <w:r w:rsidR="00521968">
          <w:rPr>
            <w:noProof/>
            <w:webHidden/>
          </w:rPr>
          <w:fldChar w:fldCharType="end"/>
        </w:r>
      </w:hyperlink>
    </w:p>
    <w:p w14:paraId="07CBE426" w14:textId="276A23E7" w:rsidR="00521968" w:rsidRDefault="0047580A">
      <w:pPr>
        <w:pStyle w:val="Kazaloslik"/>
        <w:tabs>
          <w:tab w:val="right" w:leader="dot" w:pos="9062"/>
        </w:tabs>
        <w:rPr>
          <w:noProof/>
        </w:rPr>
      </w:pPr>
      <w:hyperlink w:anchor="_Toc38541373" w:history="1">
        <w:r w:rsidR="00521968" w:rsidRPr="00CE5E22">
          <w:rPr>
            <w:rStyle w:val="Hiperpovezava"/>
            <w:noProof/>
          </w:rPr>
          <w:t>Slika 18: Računalniška aplikacija - generiran PDF dokument</w:t>
        </w:r>
        <w:r w:rsidR="00521968">
          <w:rPr>
            <w:noProof/>
            <w:webHidden/>
          </w:rPr>
          <w:tab/>
        </w:r>
        <w:r w:rsidR="00521968">
          <w:rPr>
            <w:noProof/>
            <w:webHidden/>
          </w:rPr>
          <w:fldChar w:fldCharType="begin"/>
        </w:r>
        <w:r w:rsidR="00521968">
          <w:rPr>
            <w:noProof/>
            <w:webHidden/>
          </w:rPr>
          <w:instrText xml:space="preserve"> PAGEREF _Toc38541373 \h </w:instrText>
        </w:r>
        <w:r w:rsidR="00521968">
          <w:rPr>
            <w:noProof/>
            <w:webHidden/>
          </w:rPr>
        </w:r>
        <w:r w:rsidR="00521968">
          <w:rPr>
            <w:noProof/>
            <w:webHidden/>
          </w:rPr>
          <w:fldChar w:fldCharType="separate"/>
        </w:r>
        <w:r w:rsidR="00772199">
          <w:rPr>
            <w:noProof/>
            <w:webHidden/>
          </w:rPr>
          <w:t>12</w:t>
        </w:r>
        <w:r w:rsidR="00521968">
          <w:rPr>
            <w:noProof/>
            <w:webHidden/>
          </w:rPr>
          <w:fldChar w:fldCharType="end"/>
        </w:r>
      </w:hyperlink>
    </w:p>
    <w:p w14:paraId="33FC480B" w14:textId="6AF6B9BF" w:rsidR="00521968" w:rsidRDefault="0047580A">
      <w:pPr>
        <w:pStyle w:val="Kazaloslik"/>
        <w:tabs>
          <w:tab w:val="right" w:leader="dot" w:pos="9062"/>
        </w:tabs>
        <w:rPr>
          <w:noProof/>
        </w:rPr>
      </w:pPr>
      <w:hyperlink w:anchor="_Toc38541374" w:history="1">
        <w:r w:rsidR="00521968" w:rsidRPr="00CE5E22">
          <w:rPr>
            <w:rStyle w:val="Hiperpovezava"/>
            <w:noProof/>
          </w:rPr>
          <w:t>Slika 19: Mobilna aplikacija - uporabniški vmesnik</w:t>
        </w:r>
        <w:r w:rsidR="00521968">
          <w:rPr>
            <w:noProof/>
            <w:webHidden/>
          </w:rPr>
          <w:tab/>
        </w:r>
        <w:r w:rsidR="00521968">
          <w:rPr>
            <w:noProof/>
            <w:webHidden/>
          </w:rPr>
          <w:fldChar w:fldCharType="begin"/>
        </w:r>
        <w:r w:rsidR="00521968">
          <w:rPr>
            <w:noProof/>
            <w:webHidden/>
          </w:rPr>
          <w:instrText xml:space="preserve"> PAGEREF _Toc38541374 \h </w:instrText>
        </w:r>
        <w:r w:rsidR="00521968">
          <w:rPr>
            <w:noProof/>
            <w:webHidden/>
          </w:rPr>
        </w:r>
        <w:r w:rsidR="00521968">
          <w:rPr>
            <w:noProof/>
            <w:webHidden/>
          </w:rPr>
          <w:fldChar w:fldCharType="separate"/>
        </w:r>
        <w:r w:rsidR="00772199">
          <w:rPr>
            <w:noProof/>
            <w:webHidden/>
          </w:rPr>
          <w:t>13</w:t>
        </w:r>
        <w:r w:rsidR="00521968">
          <w:rPr>
            <w:noProof/>
            <w:webHidden/>
          </w:rPr>
          <w:fldChar w:fldCharType="end"/>
        </w:r>
      </w:hyperlink>
    </w:p>
    <w:p w14:paraId="70649759" w14:textId="1419DDF6" w:rsidR="00521968" w:rsidRDefault="0047580A">
      <w:pPr>
        <w:pStyle w:val="Kazaloslik"/>
        <w:tabs>
          <w:tab w:val="right" w:leader="dot" w:pos="9062"/>
        </w:tabs>
        <w:rPr>
          <w:noProof/>
        </w:rPr>
      </w:pPr>
      <w:hyperlink w:anchor="_Toc38541375" w:history="1">
        <w:r w:rsidR="00521968" w:rsidRPr="00CE5E22">
          <w:rPr>
            <w:rStyle w:val="Hiperpovezava"/>
            <w:noProof/>
          </w:rPr>
          <w:t>Slika 20: Mobilna aplikacija - naloge</w:t>
        </w:r>
        <w:r w:rsidR="00521968">
          <w:rPr>
            <w:noProof/>
            <w:webHidden/>
          </w:rPr>
          <w:tab/>
        </w:r>
        <w:r w:rsidR="00521968">
          <w:rPr>
            <w:noProof/>
            <w:webHidden/>
          </w:rPr>
          <w:fldChar w:fldCharType="begin"/>
        </w:r>
        <w:r w:rsidR="00521968">
          <w:rPr>
            <w:noProof/>
            <w:webHidden/>
          </w:rPr>
          <w:instrText xml:space="preserve"> PAGEREF _Toc38541375 \h </w:instrText>
        </w:r>
        <w:r w:rsidR="00521968">
          <w:rPr>
            <w:noProof/>
            <w:webHidden/>
          </w:rPr>
        </w:r>
        <w:r w:rsidR="00521968">
          <w:rPr>
            <w:noProof/>
            <w:webHidden/>
          </w:rPr>
          <w:fldChar w:fldCharType="separate"/>
        </w:r>
        <w:r w:rsidR="00772199">
          <w:rPr>
            <w:noProof/>
            <w:webHidden/>
          </w:rPr>
          <w:t>14</w:t>
        </w:r>
        <w:r w:rsidR="00521968">
          <w:rPr>
            <w:noProof/>
            <w:webHidden/>
          </w:rPr>
          <w:fldChar w:fldCharType="end"/>
        </w:r>
      </w:hyperlink>
    </w:p>
    <w:p w14:paraId="5E0F2ADD" w14:textId="23CC34B8" w:rsidR="00521968" w:rsidRDefault="0047580A">
      <w:pPr>
        <w:pStyle w:val="Kazaloslik"/>
        <w:tabs>
          <w:tab w:val="right" w:leader="dot" w:pos="9062"/>
        </w:tabs>
        <w:rPr>
          <w:noProof/>
        </w:rPr>
      </w:pPr>
      <w:hyperlink w:anchor="_Toc38541376" w:history="1">
        <w:r w:rsidR="00521968" w:rsidRPr="00CE5E22">
          <w:rPr>
            <w:rStyle w:val="Hiperpovezava"/>
            <w:noProof/>
          </w:rPr>
          <w:t>Slika 21: Mobilna aplikacija - nastavitve</w:t>
        </w:r>
        <w:r w:rsidR="00521968">
          <w:rPr>
            <w:noProof/>
            <w:webHidden/>
          </w:rPr>
          <w:tab/>
        </w:r>
        <w:r w:rsidR="00521968">
          <w:rPr>
            <w:noProof/>
            <w:webHidden/>
          </w:rPr>
          <w:fldChar w:fldCharType="begin"/>
        </w:r>
        <w:r w:rsidR="00521968">
          <w:rPr>
            <w:noProof/>
            <w:webHidden/>
          </w:rPr>
          <w:instrText xml:space="preserve"> PAGEREF _Toc38541376 \h </w:instrText>
        </w:r>
        <w:r w:rsidR="00521968">
          <w:rPr>
            <w:noProof/>
            <w:webHidden/>
          </w:rPr>
        </w:r>
        <w:r w:rsidR="00521968">
          <w:rPr>
            <w:noProof/>
            <w:webHidden/>
          </w:rPr>
          <w:fldChar w:fldCharType="separate"/>
        </w:r>
        <w:r w:rsidR="00772199">
          <w:rPr>
            <w:noProof/>
            <w:webHidden/>
          </w:rPr>
          <w:t>14</w:t>
        </w:r>
        <w:r w:rsidR="00521968">
          <w:rPr>
            <w:noProof/>
            <w:webHidden/>
          </w:rPr>
          <w:fldChar w:fldCharType="end"/>
        </w:r>
      </w:hyperlink>
    </w:p>
    <w:p w14:paraId="4269355F" w14:textId="56AA88C1" w:rsidR="00FF0EEE" w:rsidRDefault="00CC3E4C">
      <w:pPr>
        <w:sectPr w:rsidR="00FF0EEE" w:rsidSect="00C3632A">
          <w:pgSz w:w="11906" w:h="16838"/>
          <w:pgMar w:top="1417" w:right="1417" w:bottom="1417" w:left="1417" w:header="708" w:footer="708" w:gutter="0"/>
          <w:pgNumType w:fmt="upperRoman" w:start="1"/>
          <w:cols w:space="708"/>
          <w:docGrid w:linePitch="360"/>
        </w:sectPr>
      </w:pPr>
      <w:r>
        <w:fldChar w:fldCharType="end"/>
      </w:r>
    </w:p>
    <w:p w14:paraId="6FA2D274" w14:textId="25AD0227" w:rsidR="00CC3E4C" w:rsidRDefault="00CC3E4C" w:rsidP="00FF0EEE">
      <w:pPr>
        <w:pStyle w:val="1Naslov"/>
        <w:rPr>
          <w:ins w:id="17" w:author="Klemen Šuštar" w:date="2019-12-01T19:40:00Z"/>
        </w:rPr>
      </w:pPr>
      <w:bookmarkStart w:id="18" w:name="_Toc38537394"/>
      <w:commentRangeStart w:id="19"/>
      <w:r w:rsidRPr="00D8602A">
        <w:lastRenderedPageBreak/>
        <w:t>Uvod</w:t>
      </w:r>
      <w:commentRangeEnd w:id="19"/>
      <w:r w:rsidR="00E3585D">
        <w:rPr>
          <w:rStyle w:val="Pripombasklic"/>
          <w:rFonts w:asciiTheme="minorHAnsi" w:hAnsiTheme="minorHAnsi"/>
          <w:b w:val="0"/>
        </w:rPr>
        <w:commentReference w:id="19"/>
      </w:r>
      <w:bookmarkEnd w:id="18"/>
    </w:p>
    <w:p w14:paraId="5EB6DD07" w14:textId="6CBC89AC" w:rsidR="00EB6633" w:rsidRDefault="00F97B1B" w:rsidP="00F97B1B">
      <w:pPr>
        <w:rPr>
          <w:ins w:id="20" w:author="Klemen Šuštar" w:date="2019-12-01T19:46:00Z"/>
        </w:rPr>
      </w:pPr>
      <w:ins w:id="21" w:author="Klemen Šuštar" w:date="2019-12-01T19:40:00Z">
        <w:r>
          <w:t xml:space="preserve">Razširjena resničnost je novost na področju mobilne tehnologije, ki zadnja leta postaja </w:t>
        </w:r>
      </w:ins>
      <w:ins w:id="22" w:author="Klemen Šuštar" w:date="2019-12-01T19:41:00Z">
        <w:r>
          <w:t xml:space="preserve">bolj in bolj popularna. </w:t>
        </w:r>
      </w:ins>
      <w:ins w:id="23" w:author="Klemen Šuštar" w:date="2019-12-01T19:44:00Z">
        <w:r>
          <w:t>Je tehnologija s katero resničnost izboljšamo</w:t>
        </w:r>
        <w:r w:rsidR="008360B8">
          <w:t xml:space="preserve"> z računalniško gene</w:t>
        </w:r>
      </w:ins>
      <w:ins w:id="24" w:author="Klemen Šuštar" w:date="2019-12-01T19:45:00Z">
        <w:r w:rsidR="008360B8">
          <w:t>riranimi informacijami</w:t>
        </w:r>
      </w:ins>
      <w:ins w:id="25" w:author="Klemen Šuštar" w:date="2019-12-01T19:46:00Z">
        <w:r w:rsidR="008360B8">
          <w:t>.</w:t>
        </w:r>
      </w:ins>
      <w:ins w:id="26" w:author="Klemen Šuštar" w:date="2019-12-01T19:52:00Z">
        <w:r w:rsidR="008360B8">
          <w:t xml:space="preserve"> </w:t>
        </w:r>
      </w:ins>
      <w:ins w:id="27" w:author="Klemen Šuštar" w:date="2019-12-01T19:55:00Z">
        <w:r w:rsidR="00EB6633">
          <w:t>Uporablja se</w:t>
        </w:r>
      </w:ins>
      <w:ins w:id="28" w:author="Klemen Šuštar" w:date="2019-12-01T19:58:00Z">
        <w:r w:rsidR="00EB6633">
          <w:t xml:space="preserve"> lahko v poslu, izobraževanju in</w:t>
        </w:r>
      </w:ins>
      <w:ins w:id="29" w:author="Klemen Šuštar" w:date="2019-12-01T20:02:00Z">
        <w:r w:rsidR="00EB6633">
          <w:t xml:space="preserve"> z</w:t>
        </w:r>
      </w:ins>
      <w:ins w:id="30" w:author="Klemen Šuštar" w:date="2019-12-01T20:03:00Z">
        <w:r w:rsidR="00EB6633">
          <w:t>a</w:t>
        </w:r>
      </w:ins>
      <w:ins w:id="31" w:author="Klemen Šuštar" w:date="2019-12-01T19:58:00Z">
        <w:r w:rsidR="00EB6633">
          <w:t xml:space="preserve"> zabav</w:t>
        </w:r>
      </w:ins>
      <w:ins w:id="32" w:author="Klemen Šuštar" w:date="2019-12-01T20:03:00Z">
        <w:r w:rsidR="00EB6633">
          <w:t>o</w:t>
        </w:r>
      </w:ins>
      <w:ins w:id="33" w:author="Klemen Šuštar" w:date="2019-12-01T19:59:00Z">
        <w:r w:rsidR="00EB6633">
          <w:t>.</w:t>
        </w:r>
      </w:ins>
      <w:ins w:id="34" w:author="Klemen Šuštar" w:date="2019-12-01T19:58:00Z">
        <w:r w:rsidR="00EB6633">
          <w:t xml:space="preserve"> </w:t>
        </w:r>
      </w:ins>
      <w:sdt>
        <w:sdtPr>
          <w:id w:val="-1362274949"/>
          <w:citation/>
        </w:sdtPr>
        <w:sdtEndPr/>
        <w:sdtContent>
          <w:r w:rsidR="00EA0C19">
            <w:fldChar w:fldCharType="begin"/>
          </w:r>
          <w:r w:rsidR="00EA0C19">
            <w:instrText xml:space="preserve"> CITATION Lin07 \l 1060 </w:instrText>
          </w:r>
          <w:r w:rsidR="00EA0C19">
            <w:fldChar w:fldCharType="separate"/>
          </w:r>
          <w:r w:rsidR="00EA0C19" w:rsidRPr="00EA0C19">
            <w:rPr>
              <w:noProof/>
            </w:rPr>
            <w:t>[1]</w:t>
          </w:r>
          <w:r w:rsidR="00EA0C19">
            <w:fldChar w:fldCharType="end"/>
          </w:r>
        </w:sdtContent>
      </w:sdt>
    </w:p>
    <w:p w14:paraId="7773C92F" w14:textId="66E95B7F" w:rsidR="00EB6633" w:rsidRPr="00F97B1B" w:rsidRDefault="008360B8">
      <w:pPr>
        <w:pPrChange w:id="35" w:author="Klemen Šuštar" w:date="2019-12-01T19:40:00Z">
          <w:pPr>
            <w:pStyle w:val="1Naslov"/>
          </w:pPr>
        </w:pPrChange>
      </w:pPr>
      <w:ins w:id="36" w:author="Klemen Šuštar" w:date="2019-12-01T19:48:00Z">
        <w:r>
          <w:t xml:space="preserve">S to tehnologijo lahko prikažemo informacije, katere bi drugače bile zapisane </w:t>
        </w:r>
      </w:ins>
      <w:ins w:id="37" w:author="Klemen Šuštar" w:date="2019-12-01T19:49:00Z">
        <w:r>
          <w:t>na papirju, v realnosti</w:t>
        </w:r>
      </w:ins>
      <w:ins w:id="38" w:author="Klemen Šuštar" w:date="2019-12-01T19:51:00Z">
        <w:r>
          <w:t>, tako</w:t>
        </w:r>
      </w:ins>
      <w:ins w:id="39" w:author="Klemen Šuštar" w:date="2019-12-01T19:52:00Z">
        <w:r>
          <w:t xml:space="preserve"> da v</w:t>
        </w:r>
      </w:ins>
      <w:ins w:id="40" w:author="Klemen Šuštar" w:date="2019-12-01T19:49:00Z">
        <w:r>
          <w:t xml:space="preserve"> prihodnosti lahko namesto pisnih</w:t>
        </w:r>
      </w:ins>
      <w:ins w:id="41" w:author="Klemen Šuštar" w:date="2019-12-01T19:50:00Z">
        <w:r>
          <w:t xml:space="preserve"> navodil za uporabo neke naprave pričakujemo samo QR-kodo katera nam bo v </w:t>
        </w:r>
      </w:ins>
      <w:ins w:id="42" w:author="Klemen Šuštar" w:date="2019-12-01T19:59:00Z">
        <w:r w:rsidR="00EB6633">
          <w:t xml:space="preserve">razširjeni </w:t>
        </w:r>
      </w:ins>
      <w:ins w:id="43" w:author="Klemen Šuštar" w:date="2019-12-01T19:50:00Z">
        <w:r>
          <w:t xml:space="preserve"> resničnosti prikazala</w:t>
        </w:r>
      </w:ins>
      <w:ins w:id="44" w:author="Klemen Šuštar" w:date="2019-12-01T19:51:00Z">
        <w:r>
          <w:t xml:space="preserve"> napravo in vizualno prikazala kako se uporablja.</w:t>
        </w:r>
      </w:ins>
    </w:p>
    <w:p w14:paraId="33322137" w14:textId="41DA1391" w:rsidR="00997B9F" w:rsidRPr="00997B9F" w:rsidRDefault="00CC3E4C" w:rsidP="00997B9F">
      <w:pPr>
        <w:pStyle w:val="2Naslov"/>
      </w:pPr>
      <w:bookmarkStart w:id="45" w:name="_Toc38537395"/>
      <w:r w:rsidRPr="00A84BBA">
        <w:t>Opis naloge</w:t>
      </w:r>
      <w:bookmarkEnd w:id="45"/>
    </w:p>
    <w:p w14:paraId="5C6E12A3" w14:textId="12948FB1" w:rsidR="00AA5273" w:rsidRPr="00A84BBA" w:rsidRDefault="00997B9F" w:rsidP="00AA5273">
      <w:ins w:id="46" w:author="Klemen Šuštar" w:date="2019-12-01T19:31:00Z">
        <w:r>
          <w:t xml:space="preserve">Kandidat </w:t>
        </w:r>
        <w:r w:rsidRPr="00997B9F">
          <w:t>razvije aplikacijo za podporo razširjene resničnosti (AR). Vzpostavi si delovno okolje in v skladu z navodili aplikacijo realizira. Aplikacija naj omogoča generiranje AR učnih aktivnosti na izbranem področju za splošno rabo pri pouku. Aplikacija naj omogoča dva načina uporabe, in sicer za učitelja, ki bo generiral učne aktivnosti in učenca, ki bo prejel učni list z grafičnimi elementi, ki bodo z uporabo pametnega telefona (ali tablice) in narejene mobilne aplikacije prikazani na uporabnikovi napravi.</w:t>
        </w:r>
      </w:ins>
      <w:commentRangeStart w:id="47"/>
      <w:del w:id="48" w:author="Klemen Šuštar" w:date="2019-12-01T19:32:00Z">
        <w:r w:rsidR="00AA5273" w:rsidDel="00997B9F">
          <w:delText xml:space="preserve">Dijak bo razvil aplikaciji za generiranje AR učnih aktivnosti s področja geometrijskih likov in teles. </w:delText>
        </w:r>
        <w:r w:rsidR="00203B3F" w:rsidDel="00997B9F">
          <w:delText xml:space="preserve">Prva aplikacija bo namenjena učiteljem in se bo uporabljala za generiranje nalog. Druga aplikacija </w:delText>
        </w:r>
        <w:r w:rsidR="00323485" w:rsidDel="00997B9F">
          <w:delText xml:space="preserve">pa </w:delText>
        </w:r>
        <w:r w:rsidR="00203B3F" w:rsidDel="00997B9F">
          <w:delText>bo z podporo AR namenjena učencem za vizualno predstavo likov oziroma teles.</w:delText>
        </w:r>
      </w:del>
      <w:commentRangeEnd w:id="47"/>
      <w:r w:rsidR="00E3585D">
        <w:rPr>
          <w:rStyle w:val="Pripombasklic"/>
        </w:rPr>
        <w:commentReference w:id="47"/>
      </w:r>
    </w:p>
    <w:p w14:paraId="31F2BA93" w14:textId="5F514CB4" w:rsidR="00CC3E4C" w:rsidRDefault="00A84BBA" w:rsidP="00D8602A">
      <w:pPr>
        <w:pStyle w:val="2Naslov"/>
      </w:pPr>
      <w:bookmarkStart w:id="49" w:name="_Toc38537396"/>
      <w:r w:rsidRPr="00A84BBA">
        <w:t>Cilj</w:t>
      </w:r>
      <w:r>
        <w:t xml:space="preserve"> naloge</w:t>
      </w:r>
      <w:bookmarkEnd w:id="49"/>
    </w:p>
    <w:p w14:paraId="1CD864CD" w14:textId="77777777" w:rsidR="00572A4E" w:rsidRDefault="004D4460" w:rsidP="00203B3F">
      <w:r>
        <w:t xml:space="preserve">Naloga ima dva cilja. </w:t>
      </w:r>
    </w:p>
    <w:p w14:paraId="2C0E2D76" w14:textId="2E31BA79" w:rsidR="00572A4E" w:rsidRDefault="004D4460" w:rsidP="00203B3F">
      <w:r>
        <w:t>Prvi cilj je</w:t>
      </w:r>
      <w:r w:rsidR="00323485">
        <w:t xml:space="preserve">, da </w:t>
      </w:r>
      <w:ins w:id="50" w:author="Uroš Ocepek" w:date="2019-11-24T14:14:00Z">
        <w:r w:rsidR="00E3585D">
          <w:t xml:space="preserve">lahko </w:t>
        </w:r>
      </w:ins>
      <w:r w:rsidR="00323485">
        <w:t>učitelj s pomočjo aplikacije</w:t>
      </w:r>
      <w:del w:id="51" w:author="Uroš Ocepek" w:date="2019-11-24T14:14:00Z">
        <w:r w:rsidR="00323485" w:rsidDel="00E3585D">
          <w:delText xml:space="preserve"> lahko</w:delText>
        </w:r>
      </w:del>
      <w:r w:rsidR="00323485">
        <w:t xml:space="preserve"> izbere lik oziroma telo</w:t>
      </w:r>
      <w:r>
        <w:t xml:space="preserve">, </w:t>
      </w:r>
      <w:ins w:id="52" w:author="Uroš Ocepek" w:date="2019-11-24T14:14:00Z">
        <w:r w:rsidR="00E3585D">
          <w:t xml:space="preserve">nato </w:t>
        </w:r>
      </w:ins>
      <w:r>
        <w:t xml:space="preserve">izbere naloge </w:t>
      </w:r>
      <w:del w:id="53" w:author="Uroš Ocepek" w:date="2019-11-24T14:14:00Z">
        <w:r w:rsidDel="00E3585D">
          <w:delText>oziroma vse skupaj naključno</w:delText>
        </w:r>
      </w:del>
      <w:ins w:id="54" w:author="Uroš Ocepek" w:date="2019-11-24T14:14:00Z">
        <w:r w:rsidR="00E3585D">
          <w:t>i</w:t>
        </w:r>
      </w:ins>
      <w:ins w:id="55" w:author="Uroš Ocepek" w:date="2019-11-24T14:15:00Z">
        <w:r w:rsidR="00E3585D">
          <w:t>n nato</w:t>
        </w:r>
      </w:ins>
      <w:r>
        <w:t xml:space="preserve"> generira </w:t>
      </w:r>
      <w:del w:id="56" w:author="Uroš Ocepek" w:date="2019-11-24T14:15:00Z">
        <w:r w:rsidDel="00E3585D">
          <w:delText xml:space="preserve">v </w:delText>
        </w:r>
      </w:del>
      <w:r w:rsidR="00A23554">
        <w:t>PDF</w:t>
      </w:r>
      <w:r>
        <w:t xml:space="preserve"> datoteko, </w:t>
      </w:r>
      <w:del w:id="57" w:author="Uroš Ocepek" w:date="2019-11-24T14:15:00Z">
        <w:r w:rsidDel="00E3585D">
          <w:delText>kjer je</w:delText>
        </w:r>
      </w:del>
      <w:ins w:id="58" w:author="Uroš Ocepek" w:date="2019-11-24T14:15:00Z">
        <w:r w:rsidR="00E3585D">
          <w:t>ki vsebuje</w:t>
        </w:r>
      </w:ins>
      <w:r>
        <w:t xml:space="preserve"> navodilo naloge in </w:t>
      </w:r>
      <w:del w:id="59" w:author="Uroš Ocepek" w:date="2019-11-24T14:15:00Z">
        <w:r w:rsidDel="00E3585D">
          <w:delText xml:space="preserve">QR </w:delText>
        </w:r>
      </w:del>
      <w:ins w:id="60" w:author="Uroš Ocepek" w:date="2019-11-24T14:15:00Z">
        <w:r w:rsidR="00E3585D">
          <w:t>QR-</w:t>
        </w:r>
      </w:ins>
      <w:del w:id="61" w:author="Uroš Ocepek" w:date="2019-11-24T14:15:00Z">
        <w:r w:rsidDel="00E3585D">
          <w:delText xml:space="preserve">koda </w:delText>
        </w:r>
      </w:del>
      <w:ins w:id="62" w:author="Uroš Ocepek" w:date="2019-11-24T14:15:00Z">
        <w:r w:rsidR="00E3585D">
          <w:t xml:space="preserve">kodo </w:t>
        </w:r>
      </w:ins>
      <w:r>
        <w:t xml:space="preserve">za izbran oziroma generiran lik. </w:t>
      </w:r>
    </w:p>
    <w:p w14:paraId="3564E1BD" w14:textId="77777777" w:rsidR="00264C43" w:rsidRDefault="004D4460" w:rsidP="00D8602A">
      <w:r>
        <w:t xml:space="preserve">Drugi cilj pa je vizualna predstava likov oziroma teles s pomočjo razširjene resničnosti (AR). Učenec bo s pomočjo aplikacije na telefonu lahko skeniral </w:t>
      </w:r>
      <w:del w:id="63" w:author="Uroš Ocepek" w:date="2019-11-24T14:15:00Z">
        <w:r w:rsidDel="00E3585D">
          <w:delText xml:space="preserve">QR </w:delText>
        </w:r>
      </w:del>
      <w:ins w:id="64" w:author="Uroš Ocepek" w:date="2019-11-24T14:15:00Z">
        <w:r w:rsidR="00E3585D">
          <w:t>QR-</w:t>
        </w:r>
      </w:ins>
      <w:r>
        <w:t xml:space="preserve">kodo, ta pa mu bo prikazala lik oziroma telo, ki ga je učitelj generiral.  </w:t>
      </w:r>
    </w:p>
    <w:p w14:paraId="7A34E6F3" w14:textId="77777777" w:rsidR="00264C43" w:rsidRDefault="00264C43" w:rsidP="00264C43">
      <w:pPr>
        <w:pStyle w:val="2Naslov"/>
      </w:pPr>
      <w:bookmarkStart w:id="65" w:name="_Toc38472718"/>
      <w:bookmarkStart w:id="66" w:name="_Toc38537397"/>
      <w:r>
        <w:t>Opis poglavij</w:t>
      </w:r>
      <w:bookmarkEnd w:id="65"/>
      <w:bookmarkEnd w:id="66"/>
    </w:p>
    <w:p w14:paraId="5A8CE991" w14:textId="4359EA72" w:rsidR="00264C43" w:rsidRDefault="00264C43" w:rsidP="00264C43">
      <w:r>
        <w:t>V uvodu bralcu predstavimo</w:t>
      </w:r>
      <w:r w:rsidR="00517886">
        <w:t>,</w:t>
      </w:r>
      <w:r>
        <w:t xml:space="preserve"> kaj je razširjena resničnost in kje se uporablja. Na kratko je opisana naloga in njeni cilji.</w:t>
      </w:r>
    </w:p>
    <w:p w14:paraId="6AE95217" w14:textId="6B83E8EF" w:rsidR="00264C43" w:rsidRDefault="00264C43" w:rsidP="00264C43">
      <w:r>
        <w:t>V drugem poglavju so predstavljene in opisane uporabljene tehnologije. Podani so razlogi</w:t>
      </w:r>
      <w:r w:rsidR="00517886">
        <w:t>,</w:t>
      </w:r>
      <w:r>
        <w:t xml:space="preserve"> zakaj smo le te izbrali.</w:t>
      </w:r>
    </w:p>
    <w:p w14:paraId="13FF2436" w14:textId="77777777" w:rsidR="00264C43" w:rsidRDefault="00264C43" w:rsidP="00264C43">
      <w:r>
        <w:t>V tretjem poglavju je predstavljena izdelava aplikacij. Opisan je načrt izdelave aplikacij, prav tako pa so predstavljeni in opisani pomembni deli programske kode in njeno delovanje.</w:t>
      </w:r>
    </w:p>
    <w:p w14:paraId="3E1CD5CD" w14:textId="77777777" w:rsidR="00264C43" w:rsidRDefault="00264C43" w:rsidP="00264C43">
      <w:r>
        <w:t>V četrtem poglavju so predstavljena navodila za uporabo. Opisan je postopek uporabe računalniške aplikacije in mobilne aplikacije.</w:t>
      </w:r>
    </w:p>
    <w:p w14:paraId="7342FD6D" w14:textId="77777777" w:rsidR="00264C43" w:rsidRPr="003A2CF8" w:rsidRDefault="00264C43" w:rsidP="00264C43">
      <w:r>
        <w:t xml:space="preserve"> V zaključku je podana kritična presoja, prednosti in slabosti aplikacij.</w:t>
      </w:r>
    </w:p>
    <w:p w14:paraId="4E4EF106" w14:textId="0580B322" w:rsidR="0039016C" w:rsidRPr="00D8602A" w:rsidRDefault="0039016C" w:rsidP="00D8602A">
      <w:r>
        <w:br w:type="page"/>
      </w:r>
    </w:p>
    <w:p w14:paraId="05AE24E8" w14:textId="2EED9206" w:rsidR="00997B9F" w:rsidRDefault="00A84BBA" w:rsidP="00997B9F">
      <w:pPr>
        <w:pStyle w:val="1Naslov"/>
        <w:rPr>
          <w:ins w:id="67" w:author="Klemen Šuštar" w:date="2019-12-01T19:33:00Z"/>
        </w:rPr>
      </w:pPr>
      <w:bookmarkStart w:id="68" w:name="_Toc38537398"/>
      <w:commentRangeStart w:id="69"/>
      <w:r w:rsidRPr="00D8602A">
        <w:lastRenderedPageBreak/>
        <w:t>Tehnologije</w:t>
      </w:r>
      <w:commentRangeEnd w:id="69"/>
      <w:r w:rsidR="00E3585D">
        <w:rPr>
          <w:rStyle w:val="Pripombasklic"/>
          <w:rFonts w:asciiTheme="minorHAnsi" w:hAnsiTheme="minorHAnsi"/>
          <w:b w:val="0"/>
        </w:rPr>
        <w:commentReference w:id="69"/>
      </w:r>
      <w:bookmarkEnd w:id="68"/>
    </w:p>
    <w:p w14:paraId="6B07BD47" w14:textId="5072C329" w:rsidR="00997B9F" w:rsidRPr="00997B9F" w:rsidRDefault="00997B9F">
      <w:pPr>
        <w:pPrChange w:id="70" w:author="Klemen Šuštar" w:date="2019-12-01T19:33:00Z">
          <w:pPr>
            <w:pStyle w:val="1Naslov"/>
          </w:pPr>
        </w:pPrChange>
      </w:pPr>
      <w:ins w:id="71" w:author="Klemen Šuštar" w:date="2019-12-01T19:33:00Z">
        <w:r w:rsidRPr="00997B9F">
          <w:t xml:space="preserve">Pri izdelavi zaključne naloge smo se odločili, da bomo naredili aplikacije za podporo AR-tehnologije. Aplikacije si bo uporabnik namestil za pametne naprave. Pri pregledu obstoječih najpogosteje uporabljenih tehnologij smo se odločili za: </w:t>
        </w:r>
        <w:proofErr w:type="spellStart"/>
        <w:r w:rsidRPr="00997B9F">
          <w:t>Unity</w:t>
        </w:r>
        <w:proofErr w:type="spellEnd"/>
        <w:r w:rsidRPr="00997B9F">
          <w:t xml:space="preserve">, </w:t>
        </w:r>
        <w:proofErr w:type="spellStart"/>
        <w:r w:rsidRPr="00997B9F">
          <w:t>ARCore</w:t>
        </w:r>
        <w:proofErr w:type="spellEnd"/>
        <w:r w:rsidRPr="00997B9F">
          <w:t xml:space="preserve">, </w:t>
        </w:r>
        <w:proofErr w:type="spellStart"/>
        <w:r w:rsidRPr="00997B9F">
          <w:t>ZXing</w:t>
        </w:r>
        <w:proofErr w:type="spellEnd"/>
        <w:r w:rsidRPr="00997B9F">
          <w:t xml:space="preserve"> in </w:t>
        </w:r>
        <w:proofErr w:type="spellStart"/>
        <w:r w:rsidRPr="00997B9F">
          <w:t>iText</w:t>
        </w:r>
        <w:proofErr w:type="spellEnd"/>
        <w:r w:rsidRPr="00997B9F">
          <w:t>.</w:t>
        </w:r>
      </w:ins>
    </w:p>
    <w:p w14:paraId="4F9AADF7" w14:textId="2818CC89" w:rsidR="00C02A49" w:rsidRDefault="00C02A49">
      <w:pPr>
        <w:pStyle w:val="2Naslov"/>
        <w:pPrChange w:id="72" w:author="Uroš Ocepek" w:date="2019-11-24T14:16:00Z">
          <w:pPr>
            <w:pStyle w:val="1Naslov"/>
          </w:pPr>
        </w:pPrChange>
      </w:pPr>
      <w:bookmarkStart w:id="73" w:name="_Toc38537399"/>
      <w:proofErr w:type="spellStart"/>
      <w:r w:rsidRPr="00C02A49">
        <w:t>Unity</w:t>
      </w:r>
      <w:bookmarkEnd w:id="73"/>
      <w:proofErr w:type="spellEnd"/>
    </w:p>
    <w:p w14:paraId="3575A75B" w14:textId="44C80F40" w:rsidR="0064126A" w:rsidRDefault="00572A4E" w:rsidP="00C02A49">
      <w:proofErr w:type="spellStart"/>
      <w:r>
        <w:t>Unity</w:t>
      </w:r>
      <w:proofErr w:type="spellEnd"/>
      <w:r>
        <w:t xml:space="preserve"> je razvojno okolje katerega s</w:t>
      </w:r>
      <w:del w:id="74" w:author="Klemen Šuštar" w:date="2019-12-01T20:00:00Z">
        <w:r w:rsidDel="00EB6633">
          <w:delText>e</w:delText>
        </w:r>
      </w:del>
      <w:r>
        <w:t>m</w:t>
      </w:r>
      <w:ins w:id="75" w:author="Klemen Šuštar" w:date="2019-12-01T20:00:00Z">
        <w:r w:rsidR="00EB6633">
          <w:t>o</w:t>
        </w:r>
      </w:ins>
      <w:r>
        <w:t xml:space="preserve"> uporabil</w:t>
      </w:r>
      <w:ins w:id="76" w:author="Klemen Šuštar" w:date="2019-12-01T20:00:00Z">
        <w:r w:rsidR="00EB6633">
          <w:t>i</w:t>
        </w:r>
      </w:ins>
      <w:r>
        <w:t xml:space="preserve"> za razvoj obeh aplikacij.</w:t>
      </w:r>
      <w:r w:rsidR="0064126A">
        <w:t xml:space="preserve"> Namenjeno je enostavnem razvoju aplikacij,</w:t>
      </w:r>
      <w:r>
        <w:t xml:space="preserve"> </w:t>
      </w:r>
      <w:r w:rsidR="0064126A">
        <w:t xml:space="preserve">predvsem iger za Windows, Android, itd. </w:t>
      </w:r>
    </w:p>
    <w:p w14:paraId="49FDD09B" w14:textId="6869B375" w:rsidR="0064126A" w:rsidRDefault="0064126A" w:rsidP="00C02A49">
      <w:r>
        <w:t xml:space="preserve">Največja alternativa </w:t>
      </w:r>
      <w:proofErr w:type="spellStart"/>
      <w:r>
        <w:t>Unity</w:t>
      </w:r>
      <w:proofErr w:type="spellEnd"/>
      <w:r>
        <w:t xml:space="preserve">-a je </w:t>
      </w:r>
      <w:proofErr w:type="spellStart"/>
      <w:r>
        <w:t>Unreal</w:t>
      </w:r>
      <w:proofErr w:type="spellEnd"/>
      <w:r>
        <w:t xml:space="preserve"> </w:t>
      </w:r>
      <w:proofErr w:type="spellStart"/>
      <w:r>
        <w:t>Engine</w:t>
      </w:r>
      <w:proofErr w:type="spellEnd"/>
      <w:r w:rsidR="0069457B">
        <w:t>, ki je zahtevnejši za uporabo in ima manj dokumentacije.</w:t>
      </w:r>
    </w:p>
    <w:p w14:paraId="5A6B6CAC" w14:textId="76F12600" w:rsidR="00C02A49" w:rsidRDefault="0064126A" w:rsidP="00C02A49">
      <w:r>
        <w:t>Za to orodje smo se odločili, ker je brezplačno, ima stalne posodobitve, v</w:t>
      </w:r>
      <w:r w:rsidR="00572A4E">
        <w:t xml:space="preserve"> njem je enostavno programirati</w:t>
      </w:r>
      <w:r>
        <w:t>,</w:t>
      </w:r>
      <w:r w:rsidR="00572A4E">
        <w:t xml:space="preserve"> saj kot programski jezik uporablja C#</w:t>
      </w:r>
      <w:r>
        <w:t xml:space="preserve">, in ima veliko skupnost, kjer lahko najdeš skoraj vse rešitve </w:t>
      </w:r>
      <w:r w:rsidR="00FB2494">
        <w:t xml:space="preserve">za </w:t>
      </w:r>
      <w:r>
        <w:t>problem</w:t>
      </w:r>
      <w:r w:rsidR="00FB2494">
        <w:t>e</w:t>
      </w:r>
      <w:r>
        <w:t>, na katere naletiš.</w:t>
      </w:r>
    </w:p>
    <w:p w14:paraId="11867685" w14:textId="0FBDA0CC" w:rsidR="00F01F08" w:rsidRPr="00C02A49" w:rsidRDefault="00B42550" w:rsidP="00C02A49">
      <w:r>
        <w:t xml:space="preserve">Referenca: </w:t>
      </w:r>
      <w:hyperlink r:id="rId19" w:history="1">
        <w:r w:rsidRPr="0071517A">
          <w:rPr>
            <w:rStyle w:val="Hiperpovezava"/>
          </w:rPr>
          <w:t>https://unity.com/</w:t>
        </w:r>
      </w:hyperlink>
    </w:p>
    <w:p w14:paraId="6894CF1A" w14:textId="77777777" w:rsidR="00323485" w:rsidRDefault="00323485" w:rsidP="00323485">
      <w:pPr>
        <w:keepNext/>
      </w:pPr>
      <w:r>
        <w:rPr>
          <w:noProof/>
        </w:rPr>
        <w:t xml:space="preserve"> </w:t>
      </w:r>
      <w:r>
        <w:rPr>
          <w:noProof/>
        </w:rPr>
        <w:drawing>
          <wp:inline distT="0" distB="0" distL="0" distR="0" wp14:anchorId="5FFB7D15" wp14:editId="0E4472CB">
            <wp:extent cx="2520000" cy="982800"/>
            <wp:effectExtent l="0" t="0" r="0" b="825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982800"/>
                    </a:xfrm>
                    <a:prstGeom prst="rect">
                      <a:avLst/>
                    </a:prstGeom>
                    <a:noFill/>
                    <a:ln>
                      <a:noFill/>
                    </a:ln>
                  </pic:spPr>
                </pic:pic>
              </a:graphicData>
            </a:graphic>
          </wp:inline>
        </w:drawing>
      </w:r>
    </w:p>
    <w:p w14:paraId="783B273F" w14:textId="03C3E894" w:rsidR="00323485" w:rsidRDefault="00323485" w:rsidP="00323485">
      <w:pPr>
        <w:pStyle w:val="Napis"/>
      </w:pPr>
      <w:bookmarkStart w:id="77" w:name="_Toc38541356"/>
      <w:r>
        <w:t xml:space="preserve">Slika </w:t>
      </w:r>
      <w:r w:rsidR="0047580A">
        <w:fldChar w:fldCharType="begin"/>
      </w:r>
      <w:r w:rsidR="0047580A">
        <w:instrText xml:space="preserve"> SEQ Slika \* ARABIC </w:instrText>
      </w:r>
      <w:r w:rsidR="0047580A">
        <w:fldChar w:fldCharType="separate"/>
      </w:r>
      <w:r w:rsidR="006165D5">
        <w:rPr>
          <w:noProof/>
        </w:rPr>
        <w:t>1</w:t>
      </w:r>
      <w:r w:rsidR="0047580A">
        <w:rPr>
          <w:noProof/>
        </w:rPr>
        <w:fldChar w:fldCharType="end"/>
      </w:r>
      <w:r>
        <w:t xml:space="preserve">: Logotip </w:t>
      </w:r>
      <w:proofErr w:type="spellStart"/>
      <w:r>
        <w:t>Unity</w:t>
      </w:r>
      <w:bookmarkEnd w:id="77"/>
      <w:proofErr w:type="spellEnd"/>
    </w:p>
    <w:p w14:paraId="7C980789" w14:textId="0980EAB9" w:rsidR="00C02A49" w:rsidRDefault="00C02A49" w:rsidP="00C02A49">
      <w:pPr>
        <w:pStyle w:val="2Naslov"/>
      </w:pPr>
      <w:bookmarkStart w:id="78" w:name="_Toc38537400"/>
      <w:proofErr w:type="spellStart"/>
      <w:r w:rsidRPr="00C02A49">
        <w:t>ARCore</w:t>
      </w:r>
      <w:bookmarkEnd w:id="78"/>
      <w:proofErr w:type="spellEnd"/>
    </w:p>
    <w:p w14:paraId="0C3DFF54" w14:textId="1AA3CB0A" w:rsidR="0069457B" w:rsidRDefault="0039016C" w:rsidP="00572A4E">
      <w:proofErr w:type="spellStart"/>
      <w:r>
        <w:t>ARCore</w:t>
      </w:r>
      <w:proofErr w:type="spellEnd"/>
      <w:r>
        <w:t xml:space="preserve"> je </w:t>
      </w:r>
      <w:r w:rsidR="00BC2C0A">
        <w:t xml:space="preserve">razvijalna </w:t>
      </w:r>
      <w:r>
        <w:t>programska</w:t>
      </w:r>
      <w:r w:rsidR="00BC2C0A">
        <w:t xml:space="preserve"> oprema, ki omogoča pogled v AR.</w:t>
      </w:r>
      <w:r>
        <w:t xml:space="preserve"> </w:t>
      </w:r>
      <w:r w:rsidR="00BC2C0A">
        <w:t>Uporabil</w:t>
      </w:r>
      <w:ins w:id="79" w:author="Klemen Šuštar" w:date="2019-12-01T19:59:00Z">
        <w:r w:rsidR="00EB6633">
          <w:t>i</w:t>
        </w:r>
      </w:ins>
      <w:r w:rsidR="00BC2C0A">
        <w:t xml:space="preserve"> s</w:t>
      </w:r>
      <w:del w:id="80" w:author="Klemen Šuštar" w:date="2019-12-01T19:59:00Z">
        <w:r w:rsidR="00BC2C0A" w:rsidDel="00EB6633">
          <w:delText>e</w:delText>
        </w:r>
      </w:del>
      <w:r w:rsidR="00BC2C0A">
        <w:t>m</w:t>
      </w:r>
      <w:r w:rsidR="004B3D05">
        <w:t>o</w:t>
      </w:r>
      <w:r w:rsidR="00BC2C0A">
        <w:t xml:space="preserve"> jo pri razvijanju mobilne aplikacije.</w:t>
      </w:r>
      <w:r w:rsidR="0064126A">
        <w:t xml:space="preserve"> </w:t>
      </w:r>
    </w:p>
    <w:p w14:paraId="112EF193" w14:textId="727F5920" w:rsidR="0069457B" w:rsidRDefault="0064126A" w:rsidP="00572A4E">
      <w:r>
        <w:t xml:space="preserve">Alternative programske opreme </w:t>
      </w:r>
      <w:r w:rsidR="0069457B">
        <w:t>sta</w:t>
      </w:r>
      <w:r>
        <w:t xml:space="preserve"> </w:t>
      </w:r>
      <w:proofErr w:type="spellStart"/>
      <w:r>
        <w:t>Vuforia</w:t>
      </w:r>
      <w:proofErr w:type="spellEnd"/>
      <w:r w:rsidR="0069457B">
        <w:t xml:space="preserve"> in </w:t>
      </w:r>
      <w:proofErr w:type="spellStart"/>
      <w:r w:rsidR="0069457B">
        <w:t>ARKit</w:t>
      </w:r>
      <w:proofErr w:type="spellEnd"/>
      <w:r w:rsidR="0069457B">
        <w:t>.</w:t>
      </w:r>
      <w:r w:rsidR="00D60379">
        <w:t xml:space="preserve"> </w:t>
      </w:r>
    </w:p>
    <w:p w14:paraId="31B96B16" w14:textId="75564425" w:rsidR="00572A4E" w:rsidRDefault="0069457B" w:rsidP="00572A4E">
      <w:r>
        <w:t xml:space="preserve">Za to opremo smo se odločili za to, ker je brezplačna in za razliko od </w:t>
      </w:r>
      <w:proofErr w:type="spellStart"/>
      <w:r>
        <w:t>Vuforije</w:t>
      </w:r>
      <w:proofErr w:type="spellEnd"/>
      <w:r>
        <w:t xml:space="preserve"> ne prikazuje vodnega žiga v kotu. </w:t>
      </w:r>
    </w:p>
    <w:p w14:paraId="3F097A27" w14:textId="5C8A7AE4" w:rsidR="00F01F08" w:rsidRPr="00572A4E" w:rsidRDefault="00B42550" w:rsidP="00572A4E">
      <w:r>
        <w:t xml:space="preserve">Referenca: </w:t>
      </w:r>
      <w:hyperlink r:id="rId21" w:history="1">
        <w:r w:rsidRPr="0071517A">
          <w:rPr>
            <w:rStyle w:val="Hiperpovezava"/>
          </w:rPr>
          <w:t>https://developers.google.com/ar</w:t>
        </w:r>
      </w:hyperlink>
    </w:p>
    <w:p w14:paraId="22FBA1AC" w14:textId="35721AA7" w:rsidR="00C02A49" w:rsidRDefault="00323485" w:rsidP="00323485">
      <w:pPr>
        <w:keepNext/>
      </w:pPr>
      <w:r>
        <w:rPr>
          <w:noProof/>
        </w:rPr>
        <w:drawing>
          <wp:inline distT="0" distB="0" distL="0" distR="0" wp14:anchorId="756BD8C7" wp14:editId="485F6221">
            <wp:extent cx="2520000" cy="720000"/>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720000"/>
                    </a:xfrm>
                    <a:prstGeom prst="rect">
                      <a:avLst/>
                    </a:prstGeom>
                    <a:noFill/>
                    <a:ln>
                      <a:noFill/>
                    </a:ln>
                  </pic:spPr>
                </pic:pic>
              </a:graphicData>
            </a:graphic>
          </wp:inline>
        </w:drawing>
      </w:r>
    </w:p>
    <w:p w14:paraId="657BB62C" w14:textId="095D6998" w:rsidR="00323485" w:rsidRDefault="00323485" w:rsidP="00323485">
      <w:pPr>
        <w:pStyle w:val="Napis"/>
      </w:pPr>
      <w:bookmarkStart w:id="81" w:name="_Toc38541357"/>
      <w:r>
        <w:t xml:space="preserve">Slika </w:t>
      </w:r>
      <w:r w:rsidR="0047580A">
        <w:fldChar w:fldCharType="begin"/>
      </w:r>
      <w:r w:rsidR="0047580A">
        <w:instrText xml:space="preserve"> SEQ Slika \* ARABIC </w:instrText>
      </w:r>
      <w:r w:rsidR="0047580A">
        <w:fldChar w:fldCharType="separate"/>
      </w:r>
      <w:r w:rsidR="006165D5">
        <w:rPr>
          <w:noProof/>
        </w:rPr>
        <w:t>2</w:t>
      </w:r>
      <w:r w:rsidR="0047580A">
        <w:rPr>
          <w:noProof/>
        </w:rPr>
        <w:fldChar w:fldCharType="end"/>
      </w:r>
      <w:r>
        <w:t xml:space="preserve">: Logotip </w:t>
      </w:r>
      <w:proofErr w:type="spellStart"/>
      <w:r>
        <w:t>ARCore</w:t>
      </w:r>
      <w:bookmarkEnd w:id="81"/>
      <w:proofErr w:type="spellEnd"/>
    </w:p>
    <w:p w14:paraId="6FCA13ED" w14:textId="77777777" w:rsidR="009F6107" w:rsidRDefault="009F6107">
      <w:pPr>
        <w:rPr>
          <w:rFonts w:asciiTheme="majorHAnsi" w:hAnsiTheme="majorHAnsi"/>
          <w:b/>
          <w:sz w:val="28"/>
        </w:rPr>
      </w:pPr>
      <w:r>
        <w:br w:type="page"/>
      </w:r>
    </w:p>
    <w:p w14:paraId="0F1765A3" w14:textId="124EB031" w:rsidR="00C02A49" w:rsidRDefault="00C02A49" w:rsidP="00C02A49">
      <w:pPr>
        <w:pStyle w:val="2Naslov"/>
      </w:pPr>
      <w:bookmarkStart w:id="82" w:name="_Toc38537401"/>
      <w:proofErr w:type="spellStart"/>
      <w:r>
        <w:lastRenderedPageBreak/>
        <w:t>ZXing</w:t>
      </w:r>
      <w:bookmarkEnd w:id="82"/>
      <w:proofErr w:type="spellEnd"/>
    </w:p>
    <w:p w14:paraId="38D614C3" w14:textId="6B3276B7" w:rsidR="00BC2C0A" w:rsidRDefault="00BC2C0A" w:rsidP="00BC2C0A">
      <w:proofErr w:type="spellStart"/>
      <w:r>
        <w:t>ZXing</w:t>
      </w:r>
      <w:proofErr w:type="spellEnd"/>
      <w:r>
        <w:t xml:space="preserve"> oziroma »zebra </w:t>
      </w:r>
      <w:proofErr w:type="spellStart"/>
      <w:r>
        <w:t>crossing</w:t>
      </w:r>
      <w:proofErr w:type="spellEnd"/>
      <w:r>
        <w:t>« je razvijalna programska oprema, ki omogoča branje in generiranje QR kod. Uporabil</w:t>
      </w:r>
      <w:ins w:id="83" w:author="Klemen Šuštar" w:date="2019-12-01T20:00:00Z">
        <w:r w:rsidR="00EB6633">
          <w:t>i</w:t>
        </w:r>
      </w:ins>
      <w:r>
        <w:t xml:space="preserve"> s</w:t>
      </w:r>
      <w:del w:id="84" w:author="Klemen Šuštar" w:date="2019-12-01T20:00:00Z">
        <w:r w:rsidDel="00EB6633">
          <w:delText>e</w:delText>
        </w:r>
      </w:del>
      <w:r>
        <w:t>m</w:t>
      </w:r>
      <w:ins w:id="85" w:author="Klemen Šuštar" w:date="2019-12-01T20:00:00Z">
        <w:r w:rsidR="00EB6633">
          <w:t>o</w:t>
        </w:r>
      </w:ins>
      <w:r>
        <w:t xml:space="preserve"> jo za generiranje QR kod v aplikaciji za računalnik in za branje QR kod v mobilni aplikaciji.</w:t>
      </w:r>
    </w:p>
    <w:p w14:paraId="0A014A63" w14:textId="7C2B746F" w:rsidR="0038379E" w:rsidRPr="00BC2C0A" w:rsidRDefault="00B42550" w:rsidP="00BC2C0A">
      <w:r>
        <w:t xml:space="preserve">Referenca: </w:t>
      </w:r>
      <w:hyperlink r:id="rId23" w:history="1">
        <w:r w:rsidRPr="0071517A">
          <w:rPr>
            <w:rStyle w:val="Hiperpovezava"/>
          </w:rPr>
          <w:t>https://github.com/micjahn/ZXing.Net</w:t>
        </w:r>
      </w:hyperlink>
    </w:p>
    <w:p w14:paraId="618BFCB6" w14:textId="77777777" w:rsidR="00323485" w:rsidRDefault="00323485" w:rsidP="00323485">
      <w:pPr>
        <w:keepNext/>
      </w:pPr>
      <w:r>
        <w:rPr>
          <w:noProof/>
        </w:rPr>
        <w:drawing>
          <wp:inline distT="0" distB="0" distL="0" distR="0" wp14:anchorId="3E85290A" wp14:editId="72F49150">
            <wp:extent cx="2520000" cy="10296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1029600"/>
                    </a:xfrm>
                    <a:prstGeom prst="rect">
                      <a:avLst/>
                    </a:prstGeom>
                    <a:noFill/>
                    <a:ln>
                      <a:noFill/>
                    </a:ln>
                  </pic:spPr>
                </pic:pic>
              </a:graphicData>
            </a:graphic>
          </wp:inline>
        </w:drawing>
      </w:r>
    </w:p>
    <w:p w14:paraId="313CED8A" w14:textId="415DA7A5" w:rsidR="00323485" w:rsidRDefault="00323485" w:rsidP="00323485">
      <w:pPr>
        <w:pStyle w:val="Napis"/>
      </w:pPr>
      <w:bookmarkStart w:id="86" w:name="_Toc38541358"/>
      <w:r>
        <w:t xml:space="preserve">Slika </w:t>
      </w:r>
      <w:r w:rsidR="0047580A">
        <w:fldChar w:fldCharType="begin"/>
      </w:r>
      <w:r w:rsidR="0047580A">
        <w:instrText xml:space="preserve"> SEQ Slika \* ARABIC </w:instrText>
      </w:r>
      <w:r w:rsidR="0047580A">
        <w:fldChar w:fldCharType="separate"/>
      </w:r>
      <w:r w:rsidR="006165D5">
        <w:rPr>
          <w:noProof/>
        </w:rPr>
        <w:t>3</w:t>
      </w:r>
      <w:r w:rsidR="0047580A">
        <w:rPr>
          <w:noProof/>
        </w:rPr>
        <w:fldChar w:fldCharType="end"/>
      </w:r>
      <w:r>
        <w:t xml:space="preserve">: Logotip </w:t>
      </w:r>
      <w:proofErr w:type="spellStart"/>
      <w:r>
        <w:t>ZXing</w:t>
      </w:r>
      <w:bookmarkEnd w:id="86"/>
      <w:proofErr w:type="spellEnd"/>
    </w:p>
    <w:p w14:paraId="225E49FA" w14:textId="54A95875" w:rsidR="00C02A49" w:rsidRDefault="00C02A49" w:rsidP="00C02A49">
      <w:pPr>
        <w:pStyle w:val="2Naslov"/>
      </w:pPr>
      <w:bookmarkStart w:id="87" w:name="_Toc38537402"/>
      <w:proofErr w:type="spellStart"/>
      <w:r>
        <w:t>iText</w:t>
      </w:r>
      <w:bookmarkEnd w:id="87"/>
      <w:proofErr w:type="spellEnd"/>
    </w:p>
    <w:p w14:paraId="7FB36055" w14:textId="721E0006" w:rsidR="00BC2C0A" w:rsidRDefault="00BC2C0A" w:rsidP="00BC2C0A">
      <w:proofErr w:type="spellStart"/>
      <w:r>
        <w:t>iText</w:t>
      </w:r>
      <w:proofErr w:type="spellEnd"/>
      <w:r>
        <w:t xml:space="preserve"> je razvijalna programska oprema, ki omogoča generiranje in urejanje </w:t>
      </w:r>
      <w:r w:rsidR="00A23554">
        <w:t>PDF</w:t>
      </w:r>
      <w:r>
        <w:t xml:space="preserve"> dokumentov. Uporabil</w:t>
      </w:r>
      <w:ins w:id="88" w:author="Klemen Šuštar" w:date="2019-12-01T20:00:00Z">
        <w:r w:rsidR="00EB6633">
          <w:t>i</w:t>
        </w:r>
      </w:ins>
      <w:r>
        <w:t xml:space="preserve"> s</w:t>
      </w:r>
      <w:del w:id="89" w:author="Klemen Šuštar" w:date="2019-12-01T20:00:00Z">
        <w:r w:rsidDel="00EB6633">
          <w:delText>e</w:delText>
        </w:r>
      </w:del>
      <w:r>
        <w:t>m</w:t>
      </w:r>
      <w:ins w:id="90" w:author="Klemen Šuštar" w:date="2019-12-01T20:00:00Z">
        <w:r w:rsidR="00EB6633">
          <w:t>o</w:t>
        </w:r>
      </w:ins>
      <w:r>
        <w:t xml:space="preserve"> jo pri razvijanju aplikacije za računalnik.</w:t>
      </w:r>
    </w:p>
    <w:p w14:paraId="03F3E856" w14:textId="0B7848F8" w:rsidR="0038379E" w:rsidRPr="00BC2C0A" w:rsidRDefault="00B42550" w:rsidP="00BC2C0A">
      <w:r>
        <w:t xml:space="preserve">Referenca: </w:t>
      </w:r>
      <w:hyperlink r:id="rId25" w:history="1">
        <w:r w:rsidRPr="0071517A">
          <w:rPr>
            <w:rStyle w:val="Hiperpovezava"/>
          </w:rPr>
          <w:t>https://itextpdf.com/en</w:t>
        </w:r>
      </w:hyperlink>
    </w:p>
    <w:p w14:paraId="4839C8DA" w14:textId="77777777" w:rsidR="00323485" w:rsidRDefault="00323485" w:rsidP="00323485">
      <w:pPr>
        <w:keepNext/>
      </w:pPr>
      <w:r>
        <w:rPr>
          <w:noProof/>
        </w:rPr>
        <w:drawing>
          <wp:inline distT="0" distB="0" distL="0" distR="0" wp14:anchorId="20FFEDBF" wp14:editId="2B77936A">
            <wp:extent cx="2520000" cy="3456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345600"/>
                    </a:xfrm>
                    <a:prstGeom prst="rect">
                      <a:avLst/>
                    </a:prstGeom>
                    <a:noFill/>
                    <a:ln>
                      <a:noFill/>
                    </a:ln>
                  </pic:spPr>
                </pic:pic>
              </a:graphicData>
            </a:graphic>
          </wp:inline>
        </w:drawing>
      </w:r>
    </w:p>
    <w:p w14:paraId="60A241DA" w14:textId="125119EF" w:rsidR="00AA5273" w:rsidDel="00997B9F" w:rsidRDefault="00323485" w:rsidP="00323485">
      <w:pPr>
        <w:pStyle w:val="Napis"/>
        <w:rPr>
          <w:del w:id="91" w:author="Klemen Šuštar" w:date="2019-12-01T19:34:00Z"/>
        </w:rPr>
      </w:pPr>
      <w:bookmarkStart w:id="92" w:name="_Toc38541359"/>
      <w:r>
        <w:t xml:space="preserve">Slika </w:t>
      </w:r>
      <w:r w:rsidR="0038379E">
        <w:fldChar w:fldCharType="begin"/>
      </w:r>
      <w:r w:rsidR="0038379E">
        <w:rPr>
          <w:i w:val="0"/>
          <w:iCs w:val="0"/>
        </w:rPr>
        <w:instrText xml:space="preserve"> SEQ Slika \* ARABIC </w:instrText>
      </w:r>
      <w:r w:rsidR="0038379E">
        <w:fldChar w:fldCharType="separate"/>
      </w:r>
      <w:r w:rsidR="006165D5">
        <w:rPr>
          <w:i w:val="0"/>
          <w:iCs w:val="0"/>
          <w:noProof/>
        </w:rPr>
        <w:t>4</w:t>
      </w:r>
      <w:r w:rsidR="0038379E">
        <w:rPr>
          <w:noProof/>
        </w:rPr>
        <w:fldChar w:fldCharType="end"/>
      </w:r>
      <w:r>
        <w:t xml:space="preserve">: Logotip </w:t>
      </w:r>
      <w:proofErr w:type="spellStart"/>
      <w:r>
        <w:t>iText</w:t>
      </w:r>
      <w:bookmarkEnd w:id="92"/>
      <w:proofErr w:type="spellEnd"/>
    </w:p>
    <w:p w14:paraId="422EB6DC" w14:textId="77777777" w:rsidR="00BC2C0A" w:rsidRDefault="00BC2C0A">
      <w:pPr>
        <w:pStyle w:val="Napis"/>
        <w:rPr>
          <w:rFonts w:asciiTheme="majorHAnsi" w:hAnsiTheme="majorHAnsi"/>
          <w:sz w:val="32"/>
        </w:rPr>
        <w:pPrChange w:id="93" w:author="Klemen Šuštar" w:date="2019-12-01T19:34:00Z">
          <w:pPr/>
        </w:pPrChange>
      </w:pPr>
      <w:r>
        <w:br w:type="page"/>
      </w:r>
    </w:p>
    <w:p w14:paraId="0A131272" w14:textId="28508FA1" w:rsidR="00A84BBA" w:rsidRDefault="00A84BBA" w:rsidP="00D8602A">
      <w:pPr>
        <w:pStyle w:val="1Naslov"/>
      </w:pPr>
      <w:bookmarkStart w:id="94" w:name="_Toc38537403"/>
      <w:r>
        <w:lastRenderedPageBreak/>
        <w:t>Izdelava aplikacije</w:t>
      </w:r>
      <w:bookmarkEnd w:id="94"/>
    </w:p>
    <w:p w14:paraId="35A2E529" w14:textId="0CD9A0EF" w:rsidR="00D8602A" w:rsidRPr="00D8602A" w:rsidRDefault="00D8602A" w:rsidP="00D8602A">
      <w:r>
        <w:t xml:space="preserve">Aplikaciji </w:t>
      </w:r>
      <w:del w:id="95" w:author="Uroš Ocepek" w:date="2019-11-24T14:19:00Z">
        <w:r w:rsidDel="00E3585D">
          <w:delText xml:space="preserve">sem naredil </w:delText>
        </w:r>
      </w:del>
      <w:commentRangeStart w:id="96"/>
      <w:ins w:id="97" w:author="Uroš Ocepek" w:date="2019-11-24T14:19:00Z">
        <w:r w:rsidR="00E3585D">
          <w:t xml:space="preserve">smo naredili </w:t>
        </w:r>
        <w:commentRangeEnd w:id="96"/>
        <w:r w:rsidR="00E3585D">
          <w:rPr>
            <w:rStyle w:val="Pripombasklic"/>
          </w:rPr>
          <w:commentReference w:id="96"/>
        </w:r>
      </w:ins>
      <w:r>
        <w:t xml:space="preserve">tako, da iz spleta prenese </w:t>
      </w:r>
      <w:ins w:id="98" w:author="Uroš Ocepek" w:date="2019-11-24T14:18:00Z">
        <w:r w:rsidR="00E3585D">
          <w:t>.</w:t>
        </w:r>
      </w:ins>
      <w:proofErr w:type="spellStart"/>
      <w:r>
        <w:t>json</w:t>
      </w:r>
      <w:proofErr w:type="spellEnd"/>
      <w:r>
        <w:t xml:space="preserve"> datoteke</w:t>
      </w:r>
      <w:ins w:id="99" w:author="Uroš Ocepek" w:date="2019-11-24T14:18:00Z">
        <w:r w:rsidR="00E3585D">
          <w:t>,</w:t>
        </w:r>
      </w:ins>
      <w:r>
        <w:t xml:space="preserve"> v katerih so podatki za generiranje likov in </w:t>
      </w:r>
      <w:commentRangeStart w:id="100"/>
      <w:commentRangeStart w:id="101"/>
      <w:r>
        <w:t>jezik aplikacije</w:t>
      </w:r>
      <w:commentRangeEnd w:id="100"/>
      <w:r w:rsidR="00E3585D">
        <w:rPr>
          <w:rStyle w:val="Pripombasklic"/>
        </w:rPr>
        <w:commentReference w:id="100"/>
      </w:r>
      <w:commentRangeEnd w:id="101"/>
      <w:r w:rsidR="00997B9F">
        <w:rPr>
          <w:rStyle w:val="Pripombasklic"/>
        </w:rPr>
        <w:commentReference w:id="101"/>
      </w:r>
      <w:r>
        <w:t>. Zato je možno aplikaciji prevesti v druge jezike in to omogočiti za uporabnike aplikacije, brez da bi karkoli spreminjal</w:t>
      </w:r>
      <w:ins w:id="102" w:author="Uroš Ocepek" w:date="2019-11-24T14:19:00Z">
        <w:r w:rsidR="00E3585D">
          <w:t>i</w:t>
        </w:r>
      </w:ins>
      <w:r>
        <w:t xml:space="preserve"> v kodi. Tako lahko uporabniki uporabljajo aplikaciji v svojem jeziku.</w:t>
      </w:r>
    </w:p>
    <w:p w14:paraId="3C761E93" w14:textId="5191D845" w:rsidR="00A84BBA" w:rsidRDefault="00A84BBA" w:rsidP="00D8602A">
      <w:pPr>
        <w:pStyle w:val="2Naslov"/>
      </w:pPr>
      <w:bookmarkStart w:id="103" w:name="_Toc38537404"/>
      <w:r>
        <w:t>Računalni</w:t>
      </w:r>
      <w:r w:rsidR="00D8602A">
        <w:t>ška aplikacija</w:t>
      </w:r>
      <w:bookmarkEnd w:id="103"/>
    </w:p>
    <w:p w14:paraId="0AD79372" w14:textId="694F38D8" w:rsidR="00A23554" w:rsidRDefault="005844B5" w:rsidP="00A23554">
      <w:r>
        <w:t>Pri izdelavi</w:t>
      </w:r>
      <w:r w:rsidR="00B31FF3">
        <w:t xml:space="preserve"> </w:t>
      </w:r>
      <w:del w:id="104" w:author="Klemen Šuštar" w:date="2019-12-01T19:35:00Z">
        <w:r w:rsidR="00B31FF3" w:rsidDel="00F97B1B">
          <w:delText xml:space="preserve">sem </w:delText>
        </w:r>
      </w:del>
      <w:ins w:id="105" w:author="Klemen Šuštar" w:date="2019-12-01T19:35:00Z">
        <w:r w:rsidR="00F97B1B">
          <w:t xml:space="preserve">smo </w:t>
        </w:r>
      </w:ins>
      <w:r w:rsidR="00B31FF3">
        <w:t>uporabil</w:t>
      </w:r>
      <w:ins w:id="106" w:author="Klemen Šuštar" w:date="2019-12-01T19:35:00Z">
        <w:r w:rsidR="00F97B1B">
          <w:t>i</w:t>
        </w:r>
      </w:ins>
      <w:r w:rsidR="00B31FF3">
        <w:t xml:space="preserve"> </w:t>
      </w:r>
      <w:proofErr w:type="spellStart"/>
      <w:r w:rsidR="00B31FF3">
        <w:t>Unity</w:t>
      </w:r>
      <w:proofErr w:type="spellEnd"/>
      <w:r w:rsidR="00B31FF3">
        <w:t xml:space="preserve">, razvijalno programsko opremo </w:t>
      </w:r>
      <w:proofErr w:type="spellStart"/>
      <w:r w:rsidR="00B31FF3">
        <w:t>ZXing</w:t>
      </w:r>
      <w:proofErr w:type="spellEnd"/>
      <w:r w:rsidR="00B31FF3">
        <w:t xml:space="preserve"> in razvijalno programsko opremo </w:t>
      </w:r>
      <w:proofErr w:type="spellStart"/>
      <w:r w:rsidR="00B31FF3">
        <w:t>iText</w:t>
      </w:r>
      <w:proofErr w:type="spellEnd"/>
      <w:r w:rsidR="00B31FF3">
        <w:t xml:space="preserve">. </w:t>
      </w:r>
    </w:p>
    <w:p w14:paraId="73541D5B" w14:textId="0EFF0E0E" w:rsidR="009F2FE9" w:rsidRPr="009F2FE9" w:rsidRDefault="00B31FF3" w:rsidP="009F2FE9">
      <w:pPr>
        <w:pStyle w:val="3Naslov"/>
      </w:pPr>
      <w:bookmarkStart w:id="107" w:name="_Toc38537405"/>
      <w:r>
        <w:t>Oblikovanje aplikacije</w:t>
      </w:r>
      <w:bookmarkStart w:id="108" w:name="_Hlk38536016"/>
      <w:bookmarkEnd w:id="107"/>
    </w:p>
    <w:bookmarkEnd w:id="108"/>
    <w:p w14:paraId="1D6B5BF4" w14:textId="422F5C03" w:rsidR="00B43C15" w:rsidRDefault="00B31FF3" w:rsidP="00B43C15">
      <w:pPr>
        <w:keepNext/>
      </w:pPr>
      <w:r>
        <w:t>Pri oblikovanju aplikacije s</w:t>
      </w:r>
      <w:ins w:id="109" w:author="Klemen Šuštar" w:date="2019-12-01T19:37:00Z">
        <w:r w:rsidR="00F97B1B">
          <w:t>mo</w:t>
        </w:r>
      </w:ins>
      <w:del w:id="110" w:author="Klemen Šuštar" w:date="2019-12-01T19:37:00Z">
        <w:r w:rsidDel="00F97B1B">
          <w:delText>em</w:delText>
        </w:r>
      </w:del>
      <w:r>
        <w:t xml:space="preserve"> se osredotočil</w:t>
      </w:r>
      <w:ins w:id="111" w:author="Klemen Šuštar" w:date="2019-12-01T19:37:00Z">
        <w:r w:rsidR="00F97B1B">
          <w:t>i</w:t>
        </w:r>
      </w:ins>
      <w:r>
        <w:t xml:space="preserve"> na uporabnost in uporabniški vmesnik, ki se ga lahko po želji spreminja.</w:t>
      </w:r>
      <w:r w:rsidR="00654A40">
        <w:t xml:space="preserve"> Vsa okna, ki jih </w:t>
      </w:r>
      <w:ins w:id="112" w:author="Klemen Šuštar" w:date="2019-12-01T19:37:00Z">
        <w:r w:rsidR="00F97B1B">
          <w:t xml:space="preserve">uporabnik </w:t>
        </w:r>
      </w:ins>
      <w:r w:rsidR="00654A40">
        <w:t>odpre</w:t>
      </w:r>
      <w:del w:id="113" w:author="Uroš Ocepek" w:date="2019-11-24T14:43:00Z">
        <w:r w:rsidR="00654A40" w:rsidDel="008A3B7E">
          <w:delText>te</w:delText>
        </w:r>
      </w:del>
      <w:r w:rsidR="00654A40">
        <w:t xml:space="preserve"> v aplikaciji</w:t>
      </w:r>
      <w:ins w:id="114" w:author="Uroš Ocepek" w:date="2019-11-24T14:43:00Z">
        <w:r w:rsidR="008A3B7E">
          <w:t>,</w:t>
        </w:r>
      </w:ins>
      <w:r w:rsidR="00654A40">
        <w:t xml:space="preserve"> se lahko premika po aplikaciji in se zaprejo po želji. Ozadje, barva lika in obroba lika se lahko po želji nastavlja</w:t>
      </w:r>
      <w:ins w:id="115" w:author="Uroš Ocepek" w:date="2019-11-24T14:43:00Z">
        <w:r w:rsidR="008A3B7E">
          <w:t>jo</w:t>
        </w:r>
      </w:ins>
      <w:del w:id="116" w:author="Uroš Ocepek" w:date="2019-11-24T14:43:00Z">
        <w:r w:rsidR="00654A40" w:rsidDel="008A3B7E">
          <w:delText xml:space="preserve"> barva</w:delText>
        </w:r>
      </w:del>
      <w:r w:rsidR="00654A40">
        <w:t>. Za to s</w:t>
      </w:r>
      <w:del w:id="117" w:author="Klemen Šuštar" w:date="2019-12-01T19:38:00Z">
        <w:r w:rsidR="00654A40" w:rsidDel="00F97B1B">
          <w:delText>e</w:delText>
        </w:r>
      </w:del>
      <w:r w:rsidR="00654A40">
        <w:t>m</w:t>
      </w:r>
      <w:ins w:id="118" w:author="Klemen Šuštar" w:date="2019-12-01T19:38:00Z">
        <w:r w:rsidR="00F97B1B">
          <w:t>o</w:t>
        </w:r>
      </w:ins>
      <w:r w:rsidR="00654A40">
        <w:t xml:space="preserve"> se odločil</w:t>
      </w:r>
      <w:ins w:id="119" w:author="Klemen Šuštar" w:date="2019-12-01T19:38:00Z">
        <w:r w:rsidR="00F97B1B">
          <w:t>i</w:t>
        </w:r>
      </w:ins>
      <w:r w:rsidR="00654A40">
        <w:t>, da si lahko uporabnik nastavi barvo v primeru</w:t>
      </w:r>
      <w:r w:rsidR="00BE4E35">
        <w:t xml:space="preserve"> barvne slepote, </w:t>
      </w:r>
      <w:r w:rsidR="00654A40">
        <w:t xml:space="preserve">za </w:t>
      </w:r>
      <w:r w:rsidR="00BE4E35">
        <w:t>boljšo</w:t>
      </w:r>
      <w:r w:rsidR="00654A40">
        <w:t xml:space="preserve"> produktivnost, boljšo vidljivost lika oziroma telesa v prostoru</w:t>
      </w:r>
      <w:r w:rsidR="00BE4E35">
        <w:t xml:space="preserve"> oziroma za manj moteče barve za oko.</w:t>
      </w:r>
      <w:r w:rsidR="00654A40">
        <w:t xml:space="preserve"> </w:t>
      </w:r>
      <w:r w:rsidR="00B43C15">
        <w:rPr>
          <w:noProof/>
        </w:rPr>
        <w:drawing>
          <wp:inline distT="0" distB="0" distL="0" distR="0" wp14:anchorId="15324AB5" wp14:editId="07DFDC46">
            <wp:extent cx="5745480" cy="3230880"/>
            <wp:effectExtent l="0" t="0" r="762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3230880"/>
                    </a:xfrm>
                    <a:prstGeom prst="rect">
                      <a:avLst/>
                    </a:prstGeom>
                    <a:noFill/>
                    <a:ln>
                      <a:noFill/>
                    </a:ln>
                  </pic:spPr>
                </pic:pic>
              </a:graphicData>
            </a:graphic>
          </wp:inline>
        </w:drawing>
      </w:r>
    </w:p>
    <w:p w14:paraId="1900595C" w14:textId="681A2E45" w:rsidR="00BE4E35" w:rsidRDefault="00B43C15" w:rsidP="00B43C15">
      <w:pPr>
        <w:pStyle w:val="Napis"/>
      </w:pPr>
      <w:bookmarkStart w:id="120" w:name="_Toc38541360"/>
      <w:r>
        <w:t xml:space="preserve">Slika </w:t>
      </w:r>
      <w:r w:rsidR="0047580A">
        <w:fldChar w:fldCharType="begin"/>
      </w:r>
      <w:r w:rsidR="0047580A">
        <w:instrText xml:space="preserve"> SEQ Slika \* ARABIC </w:instrText>
      </w:r>
      <w:r w:rsidR="0047580A">
        <w:fldChar w:fldCharType="separate"/>
      </w:r>
      <w:r w:rsidR="006165D5">
        <w:rPr>
          <w:noProof/>
        </w:rPr>
        <w:t>5</w:t>
      </w:r>
      <w:r w:rsidR="0047580A">
        <w:rPr>
          <w:noProof/>
        </w:rPr>
        <w:fldChar w:fldCharType="end"/>
      </w:r>
      <w:r>
        <w:t>: Načrt aplikacije za računalnik</w:t>
      </w:r>
      <w:bookmarkEnd w:id="120"/>
    </w:p>
    <w:p w14:paraId="52DD1F19" w14:textId="77777777" w:rsidR="005A2B9E" w:rsidRDefault="005A2B9E" w:rsidP="005A2B9E">
      <w:pPr>
        <w:pStyle w:val="3Naslov"/>
        <w:rPr>
          <w:noProof/>
        </w:rPr>
      </w:pPr>
      <w:bookmarkStart w:id="121" w:name="_Toc38472727"/>
      <w:bookmarkStart w:id="122" w:name="_Toc38537406"/>
      <w:r>
        <w:t>Izdelava aplikacije</w:t>
      </w:r>
      <w:bookmarkEnd w:id="121"/>
      <w:bookmarkEnd w:id="122"/>
      <w:r w:rsidRPr="00D20C76">
        <w:rPr>
          <w:noProof/>
        </w:rPr>
        <w:t xml:space="preserve"> </w:t>
      </w:r>
    </w:p>
    <w:p w14:paraId="07FEF52D" w14:textId="77777777" w:rsidR="005A2B9E" w:rsidRPr="00670C56" w:rsidRDefault="005A2B9E" w:rsidP="005A2B9E">
      <w:r>
        <w:t>Za izdelavo aplikacije smo oblikovali veliko različnih funkcij. Najpomembnejše funkcije so funkcija za generiranje likov in teles, funkcija za generiranje QR kode in funkcija za generiranje PDF dokumenta.</w:t>
      </w:r>
    </w:p>
    <w:p w14:paraId="3E300283" w14:textId="1319353A" w:rsidR="005A2B9E" w:rsidRDefault="005A2B9E" w:rsidP="005A2B9E">
      <w:pPr>
        <w:pStyle w:val="4Naslov"/>
      </w:pPr>
      <w:bookmarkStart w:id="123" w:name="_Toc38537407"/>
      <w:r>
        <w:t>Generiranje likov in teles</w:t>
      </w:r>
      <w:bookmarkEnd w:id="123"/>
    </w:p>
    <w:p w14:paraId="65343056" w14:textId="3C661648" w:rsidR="005A2B9E" w:rsidRDefault="005A2B9E" w:rsidP="005A2B9E">
      <w:r>
        <w:t xml:space="preserve">Za generiranje likov in teles s kodo moramo določiti trikotnike (angl. </w:t>
      </w:r>
      <w:proofErr w:type="spellStart"/>
      <w:r>
        <w:t>triangles</w:t>
      </w:r>
      <w:proofErr w:type="spellEnd"/>
      <w:r>
        <w:t>)</w:t>
      </w:r>
      <w:r w:rsidR="00FB2494">
        <w:t xml:space="preserve"> </w:t>
      </w:r>
      <w:r>
        <w:t xml:space="preserve">in točke (angl. </w:t>
      </w:r>
      <w:proofErr w:type="spellStart"/>
      <w:r>
        <w:t>vertices</w:t>
      </w:r>
      <w:proofErr w:type="spellEnd"/>
      <w:r>
        <w:t>) mreži objekta. Da lahko generiramo like in telesa, moramo najprej pridobiti trikotnike in točke osnovne ploskve.</w:t>
      </w:r>
    </w:p>
    <w:p w14:paraId="1E2F419D" w14:textId="77777777" w:rsidR="005A2B9E" w:rsidRPr="00640270" w:rsidRDefault="005A2B9E" w:rsidP="005A2B9E">
      <w:r>
        <w:t xml:space="preserve">Za določitev točk smo uporabili formuli za izračun koordinat točk lika na krožnici. </w:t>
      </w:r>
    </w:p>
    <w:p w14:paraId="15F4ECDE" w14:textId="77777777" w:rsidR="005A2B9E" w:rsidRPr="005A2B9E" w:rsidRDefault="0047580A" w:rsidP="005A2B9E">
      <w:pPr>
        <w:rPr>
          <w:sz w:val="16"/>
          <w:szCs w:val="16"/>
        </w:rPr>
      </w:pPr>
      <m:oMathPara>
        <m:oMath>
          <m:func>
            <m:funcPr>
              <m:ctrlPr>
                <w:rPr>
                  <w:rFonts w:ascii="Cambria Math" w:hAnsi="Cambria Math"/>
                  <w:sz w:val="16"/>
                  <w:szCs w:val="16"/>
                </w:rPr>
              </m:ctrlPr>
            </m:funcPr>
            <m:fName>
              <m:r>
                <m:rPr>
                  <m:sty m:val="p"/>
                </m:rPr>
                <w:rPr>
                  <w:rFonts w:ascii="Cambria Math" w:hAnsi="Cambria Math"/>
                  <w:sz w:val="16"/>
                  <w:szCs w:val="16"/>
                </w:rPr>
                <m:t>cos</m:t>
              </m:r>
            </m:fName>
            <m:e>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π</m:t>
                          </m:r>
                        </m:num>
                        <m:den>
                          <m:r>
                            <m:rPr>
                              <m:sty m:val="p"/>
                            </m:rPr>
                            <w:rPr>
                              <w:rFonts w:ascii="Cambria Math" w:hAnsi="Cambria Math"/>
                              <w:sz w:val="16"/>
                              <w:szCs w:val="16"/>
                            </w:rPr>
                            <m:t>180</m:t>
                          </m:r>
                        </m:den>
                      </m:f>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360</m:t>
                          </m:r>
                        </m:num>
                        <m:den>
                          <m:r>
                            <m:rPr>
                              <m:sty m:val="p"/>
                            </m:rPr>
                            <w:rPr>
                              <w:rFonts w:ascii="Cambria Math" w:hAnsi="Cambria Math"/>
                              <w:sz w:val="16"/>
                              <w:szCs w:val="16"/>
                            </w:rPr>
                            <m:t>š</m:t>
                          </m:r>
                          <m:r>
                            <w:rPr>
                              <w:rFonts w:ascii="Cambria Math" w:hAnsi="Cambria Math"/>
                              <w:sz w:val="16"/>
                              <w:szCs w:val="16"/>
                            </w:rPr>
                            <m:t>tevilo</m:t>
                          </m:r>
                          <m:r>
                            <m:rPr>
                              <m:sty m:val="p"/>
                            </m:rPr>
                            <w:rPr>
                              <w:rFonts w:ascii="Cambria Math" w:hAnsi="Cambria Math"/>
                              <w:sz w:val="16"/>
                              <w:szCs w:val="16"/>
                            </w:rPr>
                            <m:t xml:space="preserve"> </m:t>
                          </m:r>
                          <m:r>
                            <w:rPr>
                              <w:rFonts w:ascii="Cambria Math" w:hAnsi="Cambria Math"/>
                              <w:sz w:val="16"/>
                              <w:szCs w:val="16"/>
                            </w:rPr>
                            <m:t>stranic</m:t>
                          </m:r>
                        </m:den>
                      </m:f>
                      <m:r>
                        <m:rPr>
                          <m:sty m:val="p"/>
                        </m:rPr>
                        <w:rPr>
                          <w:rFonts w:ascii="Cambria Math" w:hAnsi="Cambria Math"/>
                          <w:sz w:val="16"/>
                          <w:szCs w:val="16"/>
                        </w:rPr>
                        <m:t>∙</m:t>
                      </m:r>
                      <m:r>
                        <w:rPr>
                          <w:rFonts w:ascii="Cambria Math" w:hAnsi="Cambria Math"/>
                          <w:sz w:val="16"/>
                          <w:szCs w:val="16"/>
                        </w:rPr>
                        <m:t>zaporedna</m:t>
                      </m:r>
                      <m:r>
                        <m:rPr>
                          <m:sty m:val="p"/>
                        </m:rPr>
                        <w:rPr>
                          <w:rFonts w:ascii="Cambria Math" w:hAnsi="Cambria Math"/>
                          <w:sz w:val="16"/>
                          <w:szCs w:val="16"/>
                        </w:rPr>
                        <m:t xml:space="preserve"> š</m:t>
                      </m:r>
                      <m:r>
                        <w:rPr>
                          <w:rFonts w:ascii="Cambria Math" w:hAnsi="Cambria Math"/>
                          <w:sz w:val="16"/>
                          <w:szCs w:val="16"/>
                        </w:rPr>
                        <m:t>tevilka</m:t>
                      </m:r>
                      <m:r>
                        <m:rPr>
                          <m:sty m:val="p"/>
                        </m:rPr>
                        <w:rPr>
                          <w:rFonts w:ascii="Cambria Math" w:hAnsi="Cambria Math"/>
                          <w:sz w:val="16"/>
                          <w:szCs w:val="16"/>
                        </w:rPr>
                        <m:t xml:space="preserve"> </m:t>
                      </m:r>
                      <m:r>
                        <w:rPr>
                          <w:rFonts w:ascii="Cambria Math" w:hAnsi="Cambria Math"/>
                          <w:sz w:val="16"/>
                          <w:szCs w:val="16"/>
                        </w:rPr>
                        <m:t>stranice</m:t>
                      </m:r>
                      <m:r>
                        <m:rPr>
                          <m:sty m:val="p"/>
                        </m:rPr>
                        <w:rPr>
                          <w:rFonts w:ascii="Cambria Math" w:hAnsi="Cambria Math"/>
                          <w:sz w:val="16"/>
                          <w:szCs w:val="16"/>
                        </w:rPr>
                        <m:t xml:space="preserve"> -</m:t>
                      </m:r>
                      <m:d>
                        <m:dPr>
                          <m:ctrlPr>
                            <w:rPr>
                              <w:rFonts w:ascii="Cambria Math" w:hAnsi="Cambria Math"/>
                              <w:sz w:val="16"/>
                              <w:szCs w:val="16"/>
                            </w:rPr>
                          </m:ctrlPr>
                        </m:dPr>
                        <m:e>
                          <m:f>
                            <m:fPr>
                              <m:ctrlPr>
                                <w:rPr>
                                  <w:rFonts w:ascii="Cambria Math" w:hAnsi="Cambria Math"/>
                                  <w:sz w:val="16"/>
                                  <w:szCs w:val="16"/>
                                </w:rPr>
                              </m:ctrlPr>
                            </m:fPr>
                            <m:num>
                              <m:f>
                                <m:fPr>
                                  <m:ctrlPr>
                                    <w:rPr>
                                      <w:rFonts w:ascii="Cambria Math" w:hAnsi="Cambria Math"/>
                                      <w:sz w:val="16"/>
                                      <w:szCs w:val="16"/>
                                    </w:rPr>
                                  </m:ctrlPr>
                                </m:fPr>
                                <m:num>
                                  <m:r>
                                    <m:rPr>
                                      <m:sty m:val="p"/>
                                    </m:rPr>
                                    <w:rPr>
                                      <w:rFonts w:ascii="Cambria Math" w:hAnsi="Cambria Math"/>
                                      <w:sz w:val="16"/>
                                      <w:szCs w:val="16"/>
                                    </w:rPr>
                                    <m:t>360</m:t>
                                  </m:r>
                                </m:num>
                                <m:den>
                                  <m:r>
                                    <m:rPr>
                                      <m:sty m:val="p"/>
                                    </m:rPr>
                                    <w:rPr>
                                      <w:rFonts w:ascii="Cambria Math" w:hAnsi="Cambria Math"/>
                                      <w:sz w:val="16"/>
                                      <w:szCs w:val="16"/>
                                    </w:rPr>
                                    <m:t>š</m:t>
                                  </m:r>
                                  <m:r>
                                    <w:rPr>
                                      <w:rFonts w:ascii="Cambria Math" w:hAnsi="Cambria Math"/>
                                      <w:sz w:val="16"/>
                                      <w:szCs w:val="16"/>
                                    </w:rPr>
                                    <m:t>tevilo</m:t>
                                  </m:r>
                                  <m:r>
                                    <m:rPr>
                                      <m:sty m:val="p"/>
                                    </m:rPr>
                                    <w:rPr>
                                      <w:rFonts w:ascii="Cambria Math" w:hAnsi="Cambria Math"/>
                                      <w:sz w:val="16"/>
                                      <w:szCs w:val="16"/>
                                    </w:rPr>
                                    <m:t xml:space="preserve"> </m:t>
                                  </m:r>
                                  <m:r>
                                    <w:rPr>
                                      <w:rFonts w:ascii="Cambria Math" w:hAnsi="Cambria Math"/>
                                      <w:sz w:val="16"/>
                                      <w:szCs w:val="16"/>
                                    </w:rPr>
                                    <m:t>stranic</m:t>
                                  </m:r>
                                </m:den>
                              </m:f>
                            </m:num>
                            <m:den>
                              <m:r>
                                <m:rPr>
                                  <m:sty m:val="p"/>
                                </m:rPr>
                                <w:rPr>
                                  <w:rFonts w:ascii="Cambria Math" w:hAnsi="Cambria Math"/>
                                  <w:sz w:val="16"/>
                                  <w:szCs w:val="16"/>
                                </w:rPr>
                                <m:t>2</m:t>
                              </m:r>
                            </m:den>
                          </m:f>
                          <m:r>
                            <m:rPr>
                              <m:sty m:val="p"/>
                            </m:rPr>
                            <w:rPr>
                              <w:rFonts w:ascii="Cambria Math" w:hAnsi="Cambria Math"/>
                              <w:sz w:val="16"/>
                              <w:szCs w:val="16"/>
                            </w:rPr>
                            <m:t xml:space="preserve"> </m:t>
                          </m:r>
                        </m:e>
                      </m:d>
                    </m:e>
                  </m:d>
                </m:e>
              </m:d>
              <m:r>
                <m:rPr>
                  <m:sty m:val="p"/>
                </m:rPr>
                <w:rPr>
                  <w:rFonts w:ascii="Cambria Math" w:hAnsi="Cambria Math"/>
                  <w:sz w:val="16"/>
                  <w:szCs w:val="16"/>
                </w:rPr>
                <m:t xml:space="preserve"> ∙</m:t>
              </m:r>
              <m:r>
                <w:rPr>
                  <w:rFonts w:ascii="Cambria Math" w:hAnsi="Cambria Math"/>
                  <w:sz w:val="16"/>
                  <w:szCs w:val="16"/>
                </w:rPr>
                <m:t>polmer</m:t>
              </m:r>
            </m:e>
          </m:func>
        </m:oMath>
      </m:oMathPara>
    </w:p>
    <w:p w14:paraId="702FC967" w14:textId="77777777" w:rsidR="005A2B9E" w:rsidRPr="005A2B9E" w:rsidRDefault="0047580A" w:rsidP="005A2B9E">
      <w:pPr>
        <w:rPr>
          <w:sz w:val="16"/>
          <w:szCs w:val="16"/>
        </w:rPr>
      </w:pPr>
      <m:oMathPara>
        <m:oMath>
          <m:func>
            <m:funcPr>
              <m:ctrlPr>
                <w:rPr>
                  <w:rFonts w:ascii="Cambria Math" w:hAnsi="Cambria Math"/>
                  <w:sz w:val="16"/>
                  <w:szCs w:val="16"/>
                </w:rPr>
              </m:ctrlPr>
            </m:funcPr>
            <m:fName>
              <m:r>
                <m:rPr>
                  <m:sty m:val="p"/>
                </m:rPr>
                <w:rPr>
                  <w:rFonts w:ascii="Cambria Math" w:hAnsi="Cambria Math"/>
                  <w:sz w:val="16"/>
                  <w:szCs w:val="16"/>
                </w:rPr>
                <m:t>sin</m:t>
              </m:r>
            </m:fName>
            <m:e>
              <m:d>
                <m:dPr>
                  <m:ctrlPr>
                    <w:rPr>
                      <w:rFonts w:ascii="Cambria Math" w:hAnsi="Cambria Math"/>
                      <w:sz w:val="16"/>
                      <w:szCs w:val="16"/>
                    </w:rPr>
                  </m:ctrlPr>
                </m:d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π</m:t>
                          </m:r>
                        </m:num>
                        <m:den>
                          <m:r>
                            <m:rPr>
                              <m:sty m:val="p"/>
                            </m:rPr>
                            <w:rPr>
                              <w:rFonts w:ascii="Cambria Math" w:hAnsi="Cambria Math"/>
                              <w:sz w:val="16"/>
                              <w:szCs w:val="16"/>
                            </w:rPr>
                            <m:t>180</m:t>
                          </m:r>
                        </m:den>
                      </m:f>
                    </m:e>
                  </m:d>
                  <m:r>
                    <m:rPr>
                      <m:sty m:val="p"/>
                    </m:rPr>
                    <w:rPr>
                      <w:rFonts w:ascii="Cambria Math" w:hAnsi="Cambria Math"/>
                      <w:sz w:val="16"/>
                      <w:szCs w:val="16"/>
                    </w:rPr>
                    <m:t>∙</m:t>
                  </m:r>
                  <m:d>
                    <m:dPr>
                      <m:ctrlPr>
                        <w:rPr>
                          <w:rFonts w:ascii="Cambria Math" w:hAnsi="Cambria Math"/>
                          <w:sz w:val="16"/>
                          <w:szCs w:val="16"/>
                        </w:rPr>
                      </m:ctrlPr>
                    </m:dPr>
                    <m:e>
                      <m:f>
                        <m:fPr>
                          <m:ctrlPr>
                            <w:rPr>
                              <w:rFonts w:ascii="Cambria Math" w:hAnsi="Cambria Math"/>
                              <w:sz w:val="16"/>
                              <w:szCs w:val="16"/>
                            </w:rPr>
                          </m:ctrlPr>
                        </m:fPr>
                        <m:num>
                          <m:r>
                            <m:rPr>
                              <m:sty m:val="p"/>
                            </m:rPr>
                            <w:rPr>
                              <w:rFonts w:ascii="Cambria Math" w:hAnsi="Cambria Math"/>
                              <w:sz w:val="16"/>
                              <w:szCs w:val="16"/>
                            </w:rPr>
                            <m:t>360</m:t>
                          </m:r>
                        </m:num>
                        <m:den>
                          <m:r>
                            <m:rPr>
                              <m:sty m:val="p"/>
                            </m:rPr>
                            <w:rPr>
                              <w:rFonts w:ascii="Cambria Math" w:hAnsi="Cambria Math"/>
                              <w:sz w:val="16"/>
                              <w:szCs w:val="16"/>
                            </w:rPr>
                            <m:t>š</m:t>
                          </m:r>
                          <m:r>
                            <w:rPr>
                              <w:rFonts w:ascii="Cambria Math" w:hAnsi="Cambria Math"/>
                              <w:sz w:val="16"/>
                              <w:szCs w:val="16"/>
                            </w:rPr>
                            <m:t>tevilo</m:t>
                          </m:r>
                          <m:r>
                            <m:rPr>
                              <m:sty m:val="p"/>
                            </m:rPr>
                            <w:rPr>
                              <w:rFonts w:ascii="Cambria Math" w:hAnsi="Cambria Math"/>
                              <w:sz w:val="16"/>
                              <w:szCs w:val="16"/>
                            </w:rPr>
                            <m:t xml:space="preserve"> </m:t>
                          </m:r>
                          <m:r>
                            <w:rPr>
                              <w:rFonts w:ascii="Cambria Math" w:hAnsi="Cambria Math"/>
                              <w:sz w:val="16"/>
                              <w:szCs w:val="16"/>
                            </w:rPr>
                            <m:t>stranic</m:t>
                          </m:r>
                        </m:den>
                      </m:f>
                      <m:r>
                        <m:rPr>
                          <m:sty m:val="p"/>
                        </m:rPr>
                        <w:rPr>
                          <w:rFonts w:ascii="Cambria Math" w:hAnsi="Cambria Math"/>
                          <w:sz w:val="16"/>
                          <w:szCs w:val="16"/>
                        </w:rPr>
                        <m:t>∙</m:t>
                      </m:r>
                      <m:r>
                        <w:rPr>
                          <w:rFonts w:ascii="Cambria Math" w:hAnsi="Cambria Math"/>
                          <w:sz w:val="16"/>
                          <w:szCs w:val="16"/>
                        </w:rPr>
                        <m:t>zaporedna</m:t>
                      </m:r>
                      <m:r>
                        <m:rPr>
                          <m:sty m:val="p"/>
                        </m:rPr>
                        <w:rPr>
                          <w:rFonts w:ascii="Cambria Math" w:hAnsi="Cambria Math"/>
                          <w:sz w:val="16"/>
                          <w:szCs w:val="16"/>
                        </w:rPr>
                        <m:t xml:space="preserve"> š</m:t>
                      </m:r>
                      <m:r>
                        <w:rPr>
                          <w:rFonts w:ascii="Cambria Math" w:hAnsi="Cambria Math"/>
                          <w:sz w:val="16"/>
                          <w:szCs w:val="16"/>
                        </w:rPr>
                        <m:t>tevilka</m:t>
                      </m:r>
                      <m:r>
                        <m:rPr>
                          <m:sty m:val="p"/>
                        </m:rPr>
                        <w:rPr>
                          <w:rFonts w:ascii="Cambria Math" w:hAnsi="Cambria Math"/>
                          <w:sz w:val="16"/>
                          <w:szCs w:val="16"/>
                        </w:rPr>
                        <m:t xml:space="preserve"> </m:t>
                      </m:r>
                      <m:r>
                        <w:rPr>
                          <w:rFonts w:ascii="Cambria Math" w:hAnsi="Cambria Math"/>
                          <w:sz w:val="16"/>
                          <w:szCs w:val="16"/>
                        </w:rPr>
                        <m:t>stranice</m:t>
                      </m:r>
                      <m:r>
                        <m:rPr>
                          <m:sty m:val="p"/>
                        </m:rPr>
                        <w:rPr>
                          <w:rFonts w:ascii="Cambria Math" w:hAnsi="Cambria Math"/>
                          <w:sz w:val="16"/>
                          <w:szCs w:val="16"/>
                        </w:rPr>
                        <m:t xml:space="preserve"> -</m:t>
                      </m:r>
                      <m:d>
                        <m:dPr>
                          <m:ctrlPr>
                            <w:rPr>
                              <w:rFonts w:ascii="Cambria Math" w:hAnsi="Cambria Math"/>
                              <w:sz w:val="16"/>
                              <w:szCs w:val="16"/>
                            </w:rPr>
                          </m:ctrlPr>
                        </m:dPr>
                        <m:e>
                          <m:f>
                            <m:fPr>
                              <m:ctrlPr>
                                <w:rPr>
                                  <w:rFonts w:ascii="Cambria Math" w:hAnsi="Cambria Math"/>
                                  <w:sz w:val="16"/>
                                  <w:szCs w:val="16"/>
                                </w:rPr>
                              </m:ctrlPr>
                            </m:fPr>
                            <m:num>
                              <m:f>
                                <m:fPr>
                                  <m:ctrlPr>
                                    <w:rPr>
                                      <w:rFonts w:ascii="Cambria Math" w:hAnsi="Cambria Math"/>
                                      <w:sz w:val="16"/>
                                      <w:szCs w:val="16"/>
                                    </w:rPr>
                                  </m:ctrlPr>
                                </m:fPr>
                                <m:num>
                                  <m:r>
                                    <m:rPr>
                                      <m:sty m:val="p"/>
                                    </m:rPr>
                                    <w:rPr>
                                      <w:rFonts w:ascii="Cambria Math" w:hAnsi="Cambria Math"/>
                                      <w:sz w:val="16"/>
                                      <w:szCs w:val="16"/>
                                    </w:rPr>
                                    <m:t>360</m:t>
                                  </m:r>
                                </m:num>
                                <m:den>
                                  <m:r>
                                    <m:rPr>
                                      <m:sty m:val="p"/>
                                    </m:rPr>
                                    <w:rPr>
                                      <w:rFonts w:ascii="Cambria Math" w:hAnsi="Cambria Math"/>
                                      <w:sz w:val="16"/>
                                      <w:szCs w:val="16"/>
                                    </w:rPr>
                                    <m:t>š</m:t>
                                  </m:r>
                                  <m:r>
                                    <w:rPr>
                                      <w:rFonts w:ascii="Cambria Math" w:hAnsi="Cambria Math"/>
                                      <w:sz w:val="16"/>
                                      <w:szCs w:val="16"/>
                                    </w:rPr>
                                    <m:t>tevilo</m:t>
                                  </m:r>
                                  <m:r>
                                    <m:rPr>
                                      <m:sty m:val="p"/>
                                    </m:rPr>
                                    <w:rPr>
                                      <w:rFonts w:ascii="Cambria Math" w:hAnsi="Cambria Math"/>
                                      <w:sz w:val="16"/>
                                      <w:szCs w:val="16"/>
                                    </w:rPr>
                                    <m:t xml:space="preserve"> </m:t>
                                  </m:r>
                                  <m:r>
                                    <w:rPr>
                                      <w:rFonts w:ascii="Cambria Math" w:hAnsi="Cambria Math"/>
                                      <w:sz w:val="16"/>
                                      <w:szCs w:val="16"/>
                                    </w:rPr>
                                    <m:t>stranic</m:t>
                                  </m:r>
                                </m:den>
                              </m:f>
                            </m:num>
                            <m:den>
                              <m:r>
                                <m:rPr>
                                  <m:sty m:val="p"/>
                                </m:rPr>
                                <w:rPr>
                                  <w:rFonts w:ascii="Cambria Math" w:hAnsi="Cambria Math"/>
                                  <w:sz w:val="16"/>
                                  <w:szCs w:val="16"/>
                                </w:rPr>
                                <m:t>2</m:t>
                              </m:r>
                            </m:den>
                          </m:f>
                          <m:r>
                            <m:rPr>
                              <m:sty m:val="p"/>
                            </m:rPr>
                            <w:rPr>
                              <w:rFonts w:ascii="Cambria Math" w:hAnsi="Cambria Math"/>
                              <w:sz w:val="16"/>
                              <w:szCs w:val="16"/>
                            </w:rPr>
                            <m:t xml:space="preserve"> </m:t>
                          </m:r>
                        </m:e>
                      </m:d>
                    </m:e>
                  </m:d>
                </m:e>
              </m:d>
              <m:r>
                <m:rPr>
                  <m:sty m:val="p"/>
                </m:rPr>
                <w:rPr>
                  <w:rFonts w:ascii="Cambria Math" w:hAnsi="Cambria Math"/>
                  <w:sz w:val="16"/>
                  <w:szCs w:val="16"/>
                </w:rPr>
                <m:t xml:space="preserve"> ∙</m:t>
              </m:r>
              <m:r>
                <w:rPr>
                  <w:rFonts w:ascii="Cambria Math" w:hAnsi="Cambria Math"/>
                  <w:sz w:val="16"/>
                  <w:szCs w:val="16"/>
                </w:rPr>
                <m:t>polmer</m:t>
              </m:r>
            </m:e>
          </m:func>
        </m:oMath>
      </m:oMathPara>
    </w:p>
    <w:p w14:paraId="744E5C91" w14:textId="77777777" w:rsidR="005A2B9E" w:rsidRDefault="005A2B9E" w:rsidP="005A2B9E">
      <w:r>
        <w:t xml:space="preserve">Ko pridobimo točke, določimo povezave teh točk - trikotnike. Vsak trikotnik sestavljajo tri točke, ki jih pridobimo  tako, da povežemo trenutno točko s sredinsko točko na koordinatah (0, 0) in naslednjo točko. </w:t>
      </w:r>
    </w:p>
    <w:p w14:paraId="7D421318" w14:textId="77777777" w:rsidR="005A2B9E" w:rsidRDefault="005A2B9E" w:rsidP="005A2B9E">
      <w:r>
        <w:t>Pri generiranju likov moramo trikotnike določiti še v nasprotnem vrstnem redu, saj se vidni del trikotnika prikaže samo na eni strani.</w:t>
      </w:r>
    </w:p>
    <w:p w14:paraId="6AE379A0" w14:textId="33718C6B" w:rsidR="005A2B9E" w:rsidRDefault="005A2B9E" w:rsidP="005A2B9E">
      <w:r>
        <w:t>Pri generiranju teles pa moramo upoštevati še višino, kar pomeni</w:t>
      </w:r>
      <w:r w:rsidR="00FB2494">
        <w:t>,</w:t>
      </w:r>
      <w:r>
        <w:t xml:space="preserve"> da točke pri prizmah generiramo dvakrat, kjer pri drugem generiranju upoštevamo višino, pri piramidah pa generiramo samo eno točko na dani višini. Prav tako moramo določiti trikotnike za stranske stranice.</w:t>
      </w:r>
    </w:p>
    <w:p w14:paraId="491BA7B8" w14:textId="6126DD30" w:rsidR="005A2B9E" w:rsidRDefault="005A2B9E" w:rsidP="005A2B9E">
      <w:pPr>
        <w:pStyle w:val="4Naslov"/>
      </w:pPr>
      <w:bookmarkStart w:id="124" w:name="_Toc38537408"/>
      <w:r>
        <w:t>Generiranje QR kode</w:t>
      </w:r>
      <w:bookmarkEnd w:id="124"/>
    </w:p>
    <w:p w14:paraId="08A93F6C" w14:textId="6CEF45A4" w:rsidR="005A2B9E" w:rsidRDefault="005A2B9E" w:rsidP="005A2B9E">
      <w:r>
        <w:t xml:space="preserve">Za generiranje QR kode smo uporabili razvijalno programsko opremo </w:t>
      </w:r>
      <w:proofErr w:type="spellStart"/>
      <w:r>
        <w:t>ZXing</w:t>
      </w:r>
      <w:proofErr w:type="spellEnd"/>
      <w:r>
        <w:t xml:space="preserve">. Ker </w:t>
      </w:r>
      <w:proofErr w:type="spellStart"/>
      <w:r>
        <w:t>ZXing</w:t>
      </w:r>
      <w:proofErr w:type="spellEnd"/>
      <w:r>
        <w:t xml:space="preserve"> generira QR kodo z največjo velikosti 256x256 slikovnih točk</w:t>
      </w:r>
      <w:r w:rsidR="006165D5">
        <w:t xml:space="preserve"> </w:t>
      </w:r>
      <w:sdt>
        <w:sdtPr>
          <w:id w:val="448125339"/>
          <w:citation/>
        </w:sdtPr>
        <w:sdtEndPr/>
        <w:sdtContent>
          <w:r w:rsidR="006165D5">
            <w:fldChar w:fldCharType="begin"/>
          </w:r>
          <w:r w:rsidR="006165D5">
            <w:instrText xml:space="preserve"> CITATION Kra19 \l 1060 </w:instrText>
          </w:r>
          <w:r w:rsidR="006165D5">
            <w:fldChar w:fldCharType="separate"/>
          </w:r>
          <w:r w:rsidR="006165D5" w:rsidRPr="006165D5">
            <w:rPr>
              <w:noProof/>
            </w:rPr>
            <w:t>[2]</w:t>
          </w:r>
          <w:r w:rsidR="006165D5">
            <w:fldChar w:fldCharType="end"/>
          </w:r>
        </w:sdtContent>
      </w:sdt>
      <w:r>
        <w:t xml:space="preserve">, smo morali generirano kodo povečati z uporabo matrike.   </w:t>
      </w:r>
    </w:p>
    <w:p w14:paraId="009A7426" w14:textId="77777777" w:rsidR="005A2B9E" w:rsidRDefault="005A2B9E" w:rsidP="005A2B9E">
      <w:pPr>
        <w:rPr>
          <w:noProof/>
        </w:rPr>
      </w:pPr>
      <w:r>
        <w:t>Po povečavi QR kode, dodamo še logotip aplikacije, da lahko mobilna aplikacija prikaže generiran lik oziroma telo.</w:t>
      </w:r>
      <w:r w:rsidRPr="005A2B9E">
        <w:rPr>
          <w:noProof/>
        </w:rPr>
        <w:t xml:space="preserve"> </w:t>
      </w:r>
    </w:p>
    <w:p w14:paraId="3580F28C" w14:textId="5FF2CC74" w:rsidR="005A2B9E" w:rsidRDefault="005A2B9E" w:rsidP="005A2B9E">
      <w:r>
        <w:rPr>
          <w:noProof/>
        </w:rPr>
        <w:drawing>
          <wp:inline distT="0" distB="0" distL="0" distR="0" wp14:anchorId="731EB9A4" wp14:editId="25CD7DFD">
            <wp:extent cx="5383987" cy="4116328"/>
            <wp:effectExtent l="0" t="0" r="762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8916" cy="4120097"/>
                    </a:xfrm>
                    <a:prstGeom prst="rect">
                      <a:avLst/>
                    </a:prstGeom>
                  </pic:spPr>
                </pic:pic>
              </a:graphicData>
            </a:graphic>
          </wp:inline>
        </w:drawing>
      </w:r>
    </w:p>
    <w:p w14:paraId="2B00740C" w14:textId="44040B1C" w:rsidR="005A2B9E" w:rsidRDefault="005A2B9E" w:rsidP="005A2B9E">
      <w:pPr>
        <w:pStyle w:val="Napis"/>
        <w:rPr>
          <w:noProof/>
        </w:rPr>
      </w:pPr>
      <w:bookmarkStart w:id="125" w:name="_Toc38541361"/>
      <w:r>
        <w:t xml:space="preserve">Slika </w:t>
      </w:r>
      <w:r w:rsidR="0047580A">
        <w:fldChar w:fldCharType="begin"/>
      </w:r>
      <w:r w:rsidR="0047580A">
        <w:instrText xml:space="preserve"> SEQ Slika \* ARABIC </w:instrText>
      </w:r>
      <w:r w:rsidR="0047580A">
        <w:fldChar w:fldCharType="separate"/>
      </w:r>
      <w:r w:rsidR="006165D5">
        <w:rPr>
          <w:noProof/>
        </w:rPr>
        <w:t>6</w:t>
      </w:r>
      <w:r w:rsidR="0047580A">
        <w:rPr>
          <w:noProof/>
        </w:rPr>
        <w:fldChar w:fldCharType="end"/>
      </w:r>
      <w:r>
        <w:t xml:space="preserve">: </w:t>
      </w:r>
      <w:r w:rsidRPr="00984760">
        <w:rPr>
          <w:noProof/>
        </w:rPr>
        <w:t xml:space="preserve"> Računalniška aplikacija - koda za generiranje QR kode</w:t>
      </w:r>
      <w:bookmarkEnd w:id="125"/>
    </w:p>
    <w:p w14:paraId="287DBDD8" w14:textId="6A2434B1" w:rsidR="005A2B9E" w:rsidRDefault="005A2B9E" w:rsidP="005A2B9E">
      <w:pPr>
        <w:pStyle w:val="4Naslov"/>
      </w:pPr>
      <w:bookmarkStart w:id="126" w:name="_Toc38537409"/>
      <w:r>
        <w:lastRenderedPageBreak/>
        <w:t>Generiranje PDF dokumenta</w:t>
      </w:r>
      <w:bookmarkEnd w:id="126"/>
    </w:p>
    <w:p w14:paraId="0E6C070E" w14:textId="0AB4DE9D" w:rsidR="00BE1092" w:rsidRDefault="00BE1092" w:rsidP="00BE1092">
      <w:r>
        <w:t xml:space="preserve">PDF generiramo tako, da izbran lik oziroma izbrane like, definirane v objektu </w:t>
      </w:r>
      <w:proofErr w:type="spellStart"/>
      <w:r w:rsidRPr="006165D5">
        <w:rPr>
          <w:rFonts w:ascii="Consolas" w:hAnsi="Consolas"/>
          <w:sz w:val="20"/>
          <w:szCs w:val="20"/>
        </w:rPr>
        <w:t>Shape</w:t>
      </w:r>
      <w:proofErr w:type="spellEnd"/>
      <w:r>
        <w:t xml:space="preserve">, vstavimo v seznam. </w:t>
      </w:r>
      <w:r w:rsidR="00FB2494">
        <w:t>S</w:t>
      </w:r>
      <w:r>
        <w:t xml:space="preserve"> spodnjo metodo naredimo nov PDF dokument in vstavimo vse naloge, ki so v tem seznamu. </w:t>
      </w:r>
    </w:p>
    <w:p w14:paraId="0A064CFC" w14:textId="58051FE7" w:rsidR="00BE1092" w:rsidRDefault="00BE1092" w:rsidP="00BE1092">
      <w:r>
        <w:t xml:space="preserve">Ker osnovni font PDF-a ne podpira šumnikov, smo morali ustvariti nov font.  Ko prevedemo kodo aplikacije v aplikacijo, </w:t>
      </w:r>
      <w:proofErr w:type="spellStart"/>
      <w:r>
        <w:t>Unity</w:t>
      </w:r>
      <w:proofErr w:type="spellEnd"/>
      <w:r>
        <w:t xml:space="preserve"> ne vključi neke razvijalske programske opreme in nastane problem pri </w:t>
      </w:r>
      <w:proofErr w:type="spellStart"/>
      <w:r w:rsidRPr="006165D5">
        <w:rPr>
          <w:rFonts w:ascii="Consolas" w:hAnsi="Consolas"/>
          <w:sz w:val="20"/>
          <w:szCs w:val="20"/>
        </w:rPr>
        <w:t>PdfEncoding.IDENTITY_H</w:t>
      </w:r>
      <w:proofErr w:type="spellEnd"/>
      <w:r>
        <w:t xml:space="preserve">, ki je zahtevano kodiranje za šumnike. Ta problem smo odpravili tako, da  smo v izvorni kodi </w:t>
      </w:r>
      <w:proofErr w:type="spellStart"/>
      <w:r>
        <w:t>iText</w:t>
      </w:r>
      <w:proofErr w:type="spellEnd"/>
      <w:r>
        <w:t xml:space="preserve"> 7 dodali </w:t>
      </w:r>
      <w:proofErr w:type="spellStart"/>
      <w:r w:rsidRPr="006165D5">
        <w:rPr>
          <w:rFonts w:ascii="Consolas" w:hAnsi="Consolas"/>
          <w:sz w:val="20"/>
          <w:szCs w:val="20"/>
        </w:rPr>
        <w:t>if</w:t>
      </w:r>
      <w:proofErr w:type="spellEnd"/>
      <w:r>
        <w:t xml:space="preserve"> stavek, ki vrača UTF8 kodiranje v primeru napake.</w:t>
      </w:r>
    </w:p>
    <w:p w14:paraId="0388F9AB" w14:textId="77777777" w:rsidR="00BE1092" w:rsidRDefault="00BE1092" w:rsidP="00BE1092">
      <w:pPr>
        <w:keepNext/>
      </w:pPr>
      <w:r>
        <w:rPr>
          <w:noProof/>
        </w:rPr>
        <w:drawing>
          <wp:inline distT="0" distB="0" distL="0" distR="0" wp14:anchorId="06FA0773" wp14:editId="541C2511">
            <wp:extent cx="5760720" cy="2150110"/>
            <wp:effectExtent l="0" t="0" r="0" b="254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50110"/>
                    </a:xfrm>
                    <a:prstGeom prst="rect">
                      <a:avLst/>
                    </a:prstGeom>
                  </pic:spPr>
                </pic:pic>
              </a:graphicData>
            </a:graphic>
          </wp:inline>
        </w:drawing>
      </w:r>
    </w:p>
    <w:p w14:paraId="57A5BBF4" w14:textId="2820F184" w:rsidR="00BE1092" w:rsidRPr="00BE1092" w:rsidRDefault="00BE1092" w:rsidP="00BE1092">
      <w:pPr>
        <w:pStyle w:val="Napis"/>
      </w:pPr>
      <w:bookmarkStart w:id="127" w:name="_Toc38541362"/>
      <w:r>
        <w:t xml:space="preserve">Slika </w:t>
      </w:r>
      <w:r w:rsidR="0047580A">
        <w:fldChar w:fldCharType="begin"/>
      </w:r>
      <w:r w:rsidR="0047580A">
        <w:instrText xml:space="preserve"> SEQ Slika \* ARABIC </w:instrText>
      </w:r>
      <w:r w:rsidR="0047580A">
        <w:fldChar w:fldCharType="separate"/>
      </w:r>
      <w:r w:rsidR="006165D5">
        <w:rPr>
          <w:noProof/>
        </w:rPr>
        <w:t>7</w:t>
      </w:r>
      <w:r w:rsidR="0047580A">
        <w:rPr>
          <w:noProof/>
        </w:rPr>
        <w:fldChar w:fldCharType="end"/>
      </w:r>
      <w:r>
        <w:t>: Računalniška aplikacija - koda za generiranje PDF dokumenta</w:t>
      </w:r>
      <w:bookmarkEnd w:id="127"/>
    </w:p>
    <w:p w14:paraId="6B2803FA" w14:textId="56E9F84F" w:rsidR="00A84BBA" w:rsidRDefault="00D8602A" w:rsidP="00A84BBA">
      <w:pPr>
        <w:pStyle w:val="2Naslov"/>
        <w:outlineLvl w:val="1"/>
      </w:pPr>
      <w:bookmarkStart w:id="128" w:name="_Toc38537410"/>
      <w:r>
        <w:t>Mobilna aplikacija</w:t>
      </w:r>
      <w:bookmarkEnd w:id="128"/>
    </w:p>
    <w:p w14:paraId="2F0540F0" w14:textId="259D2A26" w:rsidR="00B31FF3" w:rsidRDefault="00B31FF3" w:rsidP="00B31FF3">
      <w:r>
        <w:t xml:space="preserve">Pri </w:t>
      </w:r>
      <w:del w:id="129" w:author="Uroš Ocepek" w:date="2019-11-24T14:43:00Z">
        <w:r w:rsidDel="008A3B7E">
          <w:delText xml:space="preserve">Izdelavi </w:delText>
        </w:r>
      </w:del>
      <w:ins w:id="130" w:author="Uroš Ocepek" w:date="2019-11-24T14:43:00Z">
        <w:r w:rsidR="008A3B7E">
          <w:t xml:space="preserve">izdelavi </w:t>
        </w:r>
      </w:ins>
      <w:r>
        <w:t>s</w:t>
      </w:r>
      <w:del w:id="131" w:author="Klemen Šuštar" w:date="2019-12-01T19:36:00Z">
        <w:r w:rsidDel="00F97B1B">
          <w:delText>e</w:delText>
        </w:r>
      </w:del>
      <w:r>
        <w:t>m</w:t>
      </w:r>
      <w:ins w:id="132" w:author="Klemen Šuštar" w:date="2019-12-01T19:36:00Z">
        <w:r w:rsidR="00F97B1B">
          <w:t>o</w:t>
        </w:r>
      </w:ins>
      <w:r>
        <w:t xml:space="preserve"> uporabil</w:t>
      </w:r>
      <w:ins w:id="133" w:author="Klemen Šuštar" w:date="2019-12-01T19:36:00Z">
        <w:r w:rsidR="00F97B1B">
          <w:t>i</w:t>
        </w:r>
      </w:ins>
      <w:r>
        <w:t xml:space="preserve"> </w:t>
      </w:r>
      <w:proofErr w:type="spellStart"/>
      <w:r>
        <w:t>Unity</w:t>
      </w:r>
      <w:proofErr w:type="spellEnd"/>
      <w:r>
        <w:t xml:space="preserve">, razvijalno programsko opremo </w:t>
      </w:r>
      <w:proofErr w:type="spellStart"/>
      <w:r>
        <w:t>ZXing</w:t>
      </w:r>
      <w:proofErr w:type="spellEnd"/>
      <w:r>
        <w:t xml:space="preserve"> in razvijalno programsko opremo </w:t>
      </w:r>
      <w:proofErr w:type="spellStart"/>
      <w:r>
        <w:t>ARCore</w:t>
      </w:r>
      <w:proofErr w:type="spellEnd"/>
      <w:r>
        <w:t>.</w:t>
      </w:r>
    </w:p>
    <w:p w14:paraId="316EFEE3" w14:textId="7DDC1A14" w:rsidR="00B31FF3" w:rsidRDefault="00B31FF3" w:rsidP="00B31FF3">
      <w:pPr>
        <w:pStyle w:val="3Naslov"/>
      </w:pPr>
      <w:bookmarkStart w:id="134" w:name="_Toc38537411"/>
      <w:r>
        <w:t>Oblikovanje aplikacije</w:t>
      </w:r>
      <w:bookmarkEnd w:id="134"/>
    </w:p>
    <w:p w14:paraId="7FE16600" w14:textId="44B5B6EA" w:rsidR="00B31FF3" w:rsidRDefault="00B31FF3" w:rsidP="00B31FF3">
      <w:r>
        <w:t>Pri oblikovanj</w:t>
      </w:r>
      <w:ins w:id="135" w:author="Klemen Šuštar" w:date="2019-12-01T19:36:00Z">
        <w:r w:rsidR="00F97B1B">
          <w:t>u</w:t>
        </w:r>
      </w:ins>
      <w:del w:id="136" w:author="Klemen Šuštar" w:date="2019-12-01T19:36:00Z">
        <w:r w:rsidDel="00F97B1B">
          <w:delText>e</w:delText>
        </w:r>
      </w:del>
      <w:r>
        <w:t xml:space="preserve"> aplikacije s</w:t>
      </w:r>
      <w:del w:id="137" w:author="Klemen Šuštar" w:date="2019-12-01T19:36:00Z">
        <w:r w:rsidDel="00F97B1B">
          <w:delText>e</w:delText>
        </w:r>
      </w:del>
      <w:r>
        <w:t>m</w:t>
      </w:r>
      <w:ins w:id="138" w:author="Klemen Šuštar" w:date="2019-12-01T19:36:00Z">
        <w:r w:rsidR="00F97B1B">
          <w:t>o</w:t>
        </w:r>
      </w:ins>
      <w:r>
        <w:t xml:space="preserve"> se osredotočil</w:t>
      </w:r>
      <w:ins w:id="139" w:author="Klemen Šuštar" w:date="2019-12-01T19:36:00Z">
        <w:r w:rsidR="00F97B1B">
          <w:t>i</w:t>
        </w:r>
      </w:ins>
      <w:r>
        <w:t xml:space="preserve"> na minimalističen izgled</w:t>
      </w:r>
      <w:r w:rsidR="00654A40">
        <w:t xml:space="preserve">. </w:t>
      </w:r>
      <w:r w:rsidR="00BE4E35">
        <w:t xml:space="preserve">Za </w:t>
      </w:r>
      <w:r w:rsidR="00D8602A">
        <w:t>minimalističen izgled</w:t>
      </w:r>
      <w:r w:rsidR="00BE4E35">
        <w:t xml:space="preserve"> s</w:t>
      </w:r>
      <w:del w:id="140" w:author="Klemen Šuštar" w:date="2019-12-01T19:36:00Z">
        <w:r w:rsidR="00BE4E35" w:rsidDel="00F97B1B">
          <w:delText>e</w:delText>
        </w:r>
      </w:del>
      <w:r w:rsidR="00BE4E35">
        <w:t>m</w:t>
      </w:r>
      <w:ins w:id="141" w:author="Klemen Šuštar" w:date="2019-12-01T19:36:00Z">
        <w:r w:rsidR="00F97B1B">
          <w:t>o</w:t>
        </w:r>
      </w:ins>
      <w:r w:rsidR="00BE4E35">
        <w:t xml:space="preserve"> se odločil</w:t>
      </w:r>
      <w:ins w:id="142" w:author="Klemen Šuštar" w:date="2019-12-01T19:36:00Z">
        <w:r w:rsidR="00F97B1B">
          <w:t>i</w:t>
        </w:r>
      </w:ins>
      <w:r w:rsidR="00BE4E35">
        <w:t>, da uporabniku prikažemo le to</w:t>
      </w:r>
      <w:ins w:id="143" w:author="Uroš Ocepek" w:date="2019-11-24T14:43:00Z">
        <w:r w:rsidR="008A3B7E">
          <w:t>,</w:t>
        </w:r>
      </w:ins>
      <w:r w:rsidR="00BE4E35">
        <w:t xml:space="preserve"> kar je potrebno</w:t>
      </w:r>
      <w:r w:rsidR="00D8602A">
        <w:t xml:space="preserve"> – prikaz lika oziroma telesa v AR.</w:t>
      </w:r>
    </w:p>
    <w:p w14:paraId="482DDBCC" w14:textId="77777777" w:rsidR="00B43C15" w:rsidRDefault="00B43C15" w:rsidP="00B43C15">
      <w:pPr>
        <w:keepNext/>
      </w:pPr>
      <w:r>
        <w:rPr>
          <w:noProof/>
        </w:rPr>
        <w:drawing>
          <wp:inline distT="0" distB="0" distL="0" distR="0" wp14:anchorId="1C8E4B9E" wp14:editId="7909E729">
            <wp:extent cx="3251752" cy="2971800"/>
            <wp:effectExtent l="0" t="0" r="635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7174" cy="2976755"/>
                    </a:xfrm>
                    <a:prstGeom prst="rect">
                      <a:avLst/>
                    </a:prstGeom>
                    <a:noFill/>
                    <a:ln>
                      <a:noFill/>
                    </a:ln>
                  </pic:spPr>
                </pic:pic>
              </a:graphicData>
            </a:graphic>
          </wp:inline>
        </w:drawing>
      </w:r>
    </w:p>
    <w:p w14:paraId="7F4A9D84" w14:textId="78C63F42" w:rsidR="00B43C15" w:rsidRPr="00B31FF3" w:rsidRDefault="00B43C15" w:rsidP="00B43C15">
      <w:pPr>
        <w:pStyle w:val="Napis"/>
      </w:pPr>
      <w:bookmarkStart w:id="144" w:name="_Toc38541363"/>
      <w:r>
        <w:t xml:space="preserve">Slika </w:t>
      </w:r>
      <w:r w:rsidR="0047580A">
        <w:fldChar w:fldCharType="begin"/>
      </w:r>
      <w:r w:rsidR="0047580A">
        <w:instrText xml:space="preserve"> SEQ Slika \* ARABIC </w:instrText>
      </w:r>
      <w:r w:rsidR="0047580A">
        <w:fldChar w:fldCharType="separate"/>
      </w:r>
      <w:r w:rsidR="006165D5">
        <w:rPr>
          <w:noProof/>
        </w:rPr>
        <w:t>8</w:t>
      </w:r>
      <w:r w:rsidR="0047580A">
        <w:rPr>
          <w:noProof/>
        </w:rPr>
        <w:fldChar w:fldCharType="end"/>
      </w:r>
      <w:r>
        <w:t>: Načrt mobilne aplikacije</w:t>
      </w:r>
      <w:bookmarkEnd w:id="144"/>
    </w:p>
    <w:p w14:paraId="2D3F7870" w14:textId="65A24965" w:rsidR="00BE4E35" w:rsidRDefault="00BE1092" w:rsidP="00BE1092">
      <w:pPr>
        <w:pStyle w:val="3Naslov"/>
      </w:pPr>
      <w:bookmarkStart w:id="145" w:name="_Toc38537412"/>
      <w:r>
        <w:lastRenderedPageBreak/>
        <w:t>Izdelava aplikacije</w:t>
      </w:r>
      <w:bookmarkEnd w:id="145"/>
      <w:del w:id="146" w:author="Klemen Šuštar" w:date="2020-02-09T18:33:00Z">
        <w:r w:rsidR="00BE4E35" w:rsidDel="00B32D67">
          <w:br w:type="page"/>
        </w:r>
      </w:del>
    </w:p>
    <w:p w14:paraId="1DE69A2F" w14:textId="38ADFA61" w:rsidR="00BE1092" w:rsidRDefault="00BE1092" w:rsidP="00BE1092">
      <w:r w:rsidRPr="00BE1092">
        <w:t>Za izdelavo aplikacije smo oblikovali veliko različnih funkcij. Najpomembnejše funkcije so funkcija za generiranje likov in teles, ki je opisana pri točki 3.1.2.1, funkcija za pretvorbo slike kamere, funkcija za zaznavanje in branje QR kode in funkcija za prikazovanje likov in teles v navidezni resničnosti.</w:t>
      </w:r>
    </w:p>
    <w:p w14:paraId="056B2067" w14:textId="3E3074AC" w:rsidR="00BE1092" w:rsidRDefault="00BE1092" w:rsidP="00BE1092">
      <w:pPr>
        <w:pStyle w:val="4Naslov"/>
      </w:pPr>
      <w:bookmarkStart w:id="147" w:name="_Toc38537413"/>
      <w:r>
        <w:t>Pretvorba slike kamere</w:t>
      </w:r>
      <w:bookmarkEnd w:id="147"/>
    </w:p>
    <w:p w14:paraId="63F8B7CF" w14:textId="1D16140C" w:rsidR="00BE1092" w:rsidRDefault="00BE1092" w:rsidP="00BE1092">
      <w:r w:rsidRPr="00BE1092">
        <w:t>Da lahko zaznamo QR kodo moramo najprej pridobiti sliko kamere. Da aplikacija deluje brezhibno</w:t>
      </w:r>
      <w:r w:rsidR="00FB2494">
        <w:t xml:space="preserve">, </w:t>
      </w:r>
      <w:r w:rsidRPr="00BE1092">
        <w:t xml:space="preserve">smo sliko kamere pridobili iz procesorja naprave </w:t>
      </w:r>
      <w:sdt>
        <w:sdtPr>
          <w:id w:val="-770247937"/>
          <w:citation/>
        </w:sdtPr>
        <w:sdtEndPr/>
        <w:sdtContent>
          <w:r w:rsidR="006165D5">
            <w:fldChar w:fldCharType="begin"/>
          </w:r>
          <w:r w:rsidR="006165D5">
            <w:instrText xml:space="preserve"> CITATION Uni20 \l 1060 </w:instrText>
          </w:r>
          <w:r w:rsidR="006165D5">
            <w:fldChar w:fldCharType="separate"/>
          </w:r>
          <w:r w:rsidR="006165D5" w:rsidRPr="006165D5">
            <w:rPr>
              <w:noProof/>
            </w:rPr>
            <w:t>[3]</w:t>
          </w:r>
          <w:r w:rsidR="006165D5">
            <w:fldChar w:fldCharType="end"/>
          </w:r>
        </w:sdtContent>
      </w:sdt>
      <w:r w:rsidRPr="00BE1092">
        <w:t xml:space="preserve"> in s tem zmanjšali neželene nelagodnosti aplikacije</w:t>
      </w:r>
      <w:r w:rsidR="00FB2494">
        <w:t>. Če bi</w:t>
      </w:r>
      <w:r w:rsidRPr="00BE1092">
        <w:t xml:space="preserve"> dodatno procesira</w:t>
      </w:r>
      <w:r w:rsidR="00FB2494">
        <w:t>li</w:t>
      </w:r>
      <w:r w:rsidRPr="00BE1092">
        <w:t xml:space="preserve"> vide</w:t>
      </w:r>
      <w:r w:rsidR="00FB2494">
        <w:t>o, bi bila to zelo draga operacija in bi upočasnila delovanje aplikacije.</w:t>
      </w:r>
    </w:p>
    <w:p w14:paraId="3F5AB8D2" w14:textId="77777777" w:rsidR="00BE1092" w:rsidRDefault="00BE1092" w:rsidP="00BE1092">
      <w:pPr>
        <w:keepNext/>
      </w:pPr>
      <w:r>
        <w:rPr>
          <w:noProof/>
        </w:rPr>
        <w:drawing>
          <wp:inline distT="0" distB="0" distL="0" distR="0" wp14:anchorId="4C373738" wp14:editId="1D73B12D">
            <wp:extent cx="5760720" cy="2487295"/>
            <wp:effectExtent l="0" t="0" r="0" b="825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87295"/>
                    </a:xfrm>
                    <a:prstGeom prst="rect">
                      <a:avLst/>
                    </a:prstGeom>
                  </pic:spPr>
                </pic:pic>
              </a:graphicData>
            </a:graphic>
          </wp:inline>
        </w:drawing>
      </w:r>
    </w:p>
    <w:p w14:paraId="500D2950" w14:textId="14949AFA" w:rsidR="00BE1092" w:rsidRDefault="00BE1092" w:rsidP="00BE1092">
      <w:pPr>
        <w:pStyle w:val="Napis"/>
      </w:pPr>
      <w:bookmarkStart w:id="148" w:name="_Toc38541364"/>
      <w:r>
        <w:t xml:space="preserve">Slika </w:t>
      </w:r>
      <w:r w:rsidR="0047580A">
        <w:fldChar w:fldCharType="begin"/>
      </w:r>
      <w:r w:rsidR="0047580A">
        <w:instrText xml:space="preserve"> SEQ Slika \* ARABIC </w:instrText>
      </w:r>
      <w:r w:rsidR="0047580A">
        <w:fldChar w:fldCharType="separate"/>
      </w:r>
      <w:r w:rsidR="006165D5">
        <w:rPr>
          <w:noProof/>
        </w:rPr>
        <w:t>9</w:t>
      </w:r>
      <w:r w:rsidR="0047580A">
        <w:rPr>
          <w:noProof/>
        </w:rPr>
        <w:fldChar w:fldCharType="end"/>
      </w:r>
      <w:r>
        <w:t>: Mobilna aplikacija - koda za pretvorbo slike kamere</w:t>
      </w:r>
      <w:bookmarkEnd w:id="148"/>
    </w:p>
    <w:p w14:paraId="79368A20" w14:textId="57447F01" w:rsidR="00BE1092" w:rsidRDefault="00BE1092" w:rsidP="00BE1092">
      <w:pPr>
        <w:pStyle w:val="4Naslov"/>
      </w:pPr>
      <w:bookmarkStart w:id="149" w:name="_Toc38537414"/>
      <w:r>
        <w:t>Zaznavanje in branje QR kode</w:t>
      </w:r>
      <w:bookmarkEnd w:id="149"/>
    </w:p>
    <w:p w14:paraId="79C923CC" w14:textId="216A560C" w:rsidR="00BE1092" w:rsidRDefault="00BE1092" w:rsidP="00BE1092">
      <w:r w:rsidRPr="00BE1092">
        <w:t xml:space="preserve">Za branje in zaznavanje QR kode smo uporabili razvijalno programsko opremo </w:t>
      </w:r>
      <w:proofErr w:type="spellStart"/>
      <w:r w:rsidRPr="00BE1092">
        <w:t>ZXing</w:t>
      </w:r>
      <w:proofErr w:type="spellEnd"/>
      <w:r w:rsidRPr="00BE1092">
        <w:t xml:space="preserve">. Da ne zaznavamo in beremo vsako sliko videa, to </w:t>
      </w:r>
      <w:r w:rsidR="0030353C">
        <w:t>u</w:t>
      </w:r>
      <w:r w:rsidRPr="00BE1092">
        <w:t xml:space="preserve">počasnimo z </w:t>
      </w:r>
      <w:proofErr w:type="spellStart"/>
      <w:r w:rsidRPr="00BE1092">
        <w:t>IEnumerator</w:t>
      </w:r>
      <w:proofErr w:type="spellEnd"/>
      <w:r w:rsidRPr="00BE1092">
        <w:t xml:space="preserve"> funkcijo. Če QR koda ni zaznana ali pa je njena vsebina prazna</w:t>
      </w:r>
      <w:r w:rsidR="00FB2494">
        <w:t>,</w:t>
      </w:r>
      <w:r w:rsidRPr="00BE1092">
        <w:t xml:space="preserve"> se ponovi iskanje naslednj</w:t>
      </w:r>
      <w:r w:rsidR="0030353C">
        <w:t>e</w:t>
      </w:r>
      <w:r w:rsidRPr="00BE1092">
        <w:t xml:space="preserve"> slik</w:t>
      </w:r>
      <w:r w:rsidR="0030353C">
        <w:t>e</w:t>
      </w:r>
      <w:r w:rsidRPr="00BE1092">
        <w:t xml:space="preserve"> videa</w:t>
      </w:r>
      <w:r w:rsidR="0030353C">
        <w:t xml:space="preserve"> (angl. </w:t>
      </w:r>
      <w:proofErr w:type="spellStart"/>
      <w:r w:rsidR="0030353C">
        <w:t>frame</w:t>
      </w:r>
      <w:proofErr w:type="spellEnd"/>
      <w:r w:rsidR="0030353C">
        <w:t>)</w:t>
      </w:r>
      <w:r w:rsidRPr="00BE1092">
        <w:t>, če pa je iskanje uspešno</w:t>
      </w:r>
      <w:r w:rsidR="0030353C">
        <w:t>,</w:t>
      </w:r>
      <w:r w:rsidRPr="00BE1092">
        <w:t xml:space="preserve"> se pridobivanje </w:t>
      </w:r>
      <w:r w:rsidR="0030353C">
        <w:t xml:space="preserve">videa </w:t>
      </w:r>
      <w:r w:rsidRPr="00BE1092">
        <w:t xml:space="preserve">kamere ustavi in </w:t>
      </w:r>
      <w:r w:rsidR="0030353C">
        <w:t xml:space="preserve">se nam </w:t>
      </w:r>
      <w:r w:rsidRPr="00BE1092">
        <w:t>generira lik oziroma telo v obogateni resničnosti.</w:t>
      </w:r>
    </w:p>
    <w:p w14:paraId="7F97F355" w14:textId="77777777" w:rsidR="00BE1092" w:rsidRDefault="00BE1092" w:rsidP="00BE1092">
      <w:pPr>
        <w:keepNext/>
      </w:pPr>
      <w:r>
        <w:rPr>
          <w:noProof/>
        </w:rPr>
        <w:drawing>
          <wp:inline distT="0" distB="0" distL="0" distR="0" wp14:anchorId="1D6573B1" wp14:editId="41493028">
            <wp:extent cx="5760720" cy="2492375"/>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92375"/>
                    </a:xfrm>
                    <a:prstGeom prst="rect">
                      <a:avLst/>
                    </a:prstGeom>
                  </pic:spPr>
                </pic:pic>
              </a:graphicData>
            </a:graphic>
          </wp:inline>
        </w:drawing>
      </w:r>
    </w:p>
    <w:p w14:paraId="5DDCEF10" w14:textId="02993AA1" w:rsidR="0028077A" w:rsidRPr="0030353C" w:rsidRDefault="00BE1092" w:rsidP="0030353C">
      <w:pPr>
        <w:pStyle w:val="Napis"/>
      </w:pPr>
      <w:bookmarkStart w:id="150" w:name="_Toc38541365"/>
      <w:r>
        <w:t xml:space="preserve">Slika </w:t>
      </w:r>
      <w:r w:rsidR="0047580A">
        <w:fldChar w:fldCharType="begin"/>
      </w:r>
      <w:r w:rsidR="0047580A">
        <w:instrText xml:space="preserve"> SEQ Slika \* ARABIC </w:instrText>
      </w:r>
      <w:r w:rsidR="0047580A">
        <w:fldChar w:fldCharType="separate"/>
      </w:r>
      <w:r w:rsidR="006165D5">
        <w:rPr>
          <w:noProof/>
        </w:rPr>
        <w:t>10</w:t>
      </w:r>
      <w:r w:rsidR="0047580A">
        <w:rPr>
          <w:noProof/>
        </w:rPr>
        <w:fldChar w:fldCharType="end"/>
      </w:r>
      <w:r>
        <w:t>: Mobilna aplikacija - koda za zaznavanje in branje QR kode</w:t>
      </w:r>
      <w:bookmarkEnd w:id="150"/>
    </w:p>
    <w:p w14:paraId="01EF7C79" w14:textId="4955823C" w:rsidR="003B7CC3" w:rsidRDefault="00BE1092" w:rsidP="003B7CC3">
      <w:pPr>
        <w:pStyle w:val="4Naslov"/>
      </w:pPr>
      <w:bookmarkStart w:id="151" w:name="_Toc38537415"/>
      <w:r>
        <w:lastRenderedPageBreak/>
        <w:t>Prikazovanje likov in teles v navidezni resničnosti</w:t>
      </w:r>
      <w:bookmarkEnd w:id="151"/>
    </w:p>
    <w:p w14:paraId="7072172E" w14:textId="5E070A9C" w:rsidR="003B7CC3" w:rsidRPr="003B7CC3" w:rsidRDefault="00934734" w:rsidP="00934734">
      <w:pPr>
        <w:rPr>
          <w:ins w:id="152" w:author="Klemen Šuštar" w:date="2020-02-09T18:37:00Z"/>
        </w:rPr>
      </w:pPr>
      <w:r>
        <w:t>Veliko različnih možnosti je, kako prikazati like in telesa v navidezni resničnosti. V tem primeru smo izbrali prikazovanje na sliko. To smo naredili tako</w:t>
      </w:r>
      <w:r w:rsidR="004B3D05">
        <w:t>,</w:t>
      </w:r>
      <w:r>
        <w:t xml:space="preserve"> da smo pogledali dobljene podatke </w:t>
      </w:r>
      <w:proofErr w:type="spellStart"/>
      <w:r w:rsidRPr="00934734">
        <w:rPr>
          <w:rFonts w:ascii="Consolas" w:hAnsi="Consolas"/>
          <w:sz w:val="20"/>
          <w:szCs w:val="20"/>
        </w:rPr>
        <w:t>ARTrackedImagesChangedEventArgs</w:t>
      </w:r>
      <w:proofErr w:type="spellEnd"/>
      <w:r w:rsidRPr="00934734">
        <w:rPr>
          <w:rFonts w:ascii="Consolas" w:hAnsi="Consolas"/>
          <w:sz w:val="20"/>
          <w:szCs w:val="20"/>
        </w:rPr>
        <w:t xml:space="preserve"> </w:t>
      </w:r>
      <w:proofErr w:type="spellStart"/>
      <w:r w:rsidRPr="00934734">
        <w:rPr>
          <w:rFonts w:ascii="Consolas" w:hAnsi="Consolas"/>
          <w:sz w:val="20"/>
          <w:szCs w:val="20"/>
        </w:rPr>
        <w:t>args</w:t>
      </w:r>
      <w:proofErr w:type="spellEnd"/>
      <w:r w:rsidRPr="00934734">
        <w:t xml:space="preserve"> </w:t>
      </w:r>
      <w:r>
        <w:t xml:space="preserve">in pregledali, če se je pojavila oziroma premaknila že pojavljena slika </w:t>
      </w:r>
      <w:r w:rsidR="00A75787">
        <w:t>s</w:t>
      </w:r>
      <w:r>
        <w:t xml:space="preserve"> </w:t>
      </w:r>
      <w:proofErr w:type="spellStart"/>
      <w:r w:rsidRPr="00934734">
        <w:rPr>
          <w:rFonts w:ascii="Consolas" w:hAnsi="Consolas"/>
          <w:sz w:val="20"/>
          <w:szCs w:val="20"/>
        </w:rPr>
        <w:t>foreach</w:t>
      </w:r>
      <w:proofErr w:type="spellEnd"/>
      <w:r w:rsidRPr="00934734">
        <w:rPr>
          <w:rFonts w:ascii="Consolas" w:hAnsi="Consolas"/>
          <w:sz w:val="20"/>
          <w:szCs w:val="20"/>
        </w:rPr>
        <w:t xml:space="preserve"> (var </w:t>
      </w:r>
      <w:proofErr w:type="spellStart"/>
      <w:r w:rsidRPr="00934734">
        <w:rPr>
          <w:rFonts w:ascii="Consolas" w:hAnsi="Consolas"/>
          <w:sz w:val="20"/>
          <w:szCs w:val="20"/>
        </w:rPr>
        <w:t>tracked</w:t>
      </w:r>
      <w:proofErr w:type="spellEnd"/>
      <w:r w:rsidRPr="00934734">
        <w:rPr>
          <w:rFonts w:ascii="Consolas" w:hAnsi="Consolas"/>
          <w:sz w:val="20"/>
          <w:szCs w:val="20"/>
        </w:rPr>
        <w:t xml:space="preserve"> in </w:t>
      </w:r>
      <w:proofErr w:type="spellStart"/>
      <w:r w:rsidRPr="00934734">
        <w:rPr>
          <w:rFonts w:ascii="Consolas" w:hAnsi="Consolas"/>
          <w:sz w:val="20"/>
          <w:szCs w:val="20"/>
        </w:rPr>
        <w:t>args.updated</w:t>
      </w:r>
      <w:proofErr w:type="spellEnd"/>
      <w:r>
        <w:rPr>
          <w:rFonts w:ascii="Consolas" w:hAnsi="Consolas"/>
          <w:sz w:val="20"/>
          <w:szCs w:val="20"/>
        </w:rPr>
        <w:t>)</w:t>
      </w:r>
      <w:r>
        <w:t>, če lik oziroma telo še ni prikazan smo ga prikazali, drugače pa funkcija čaka, da uporabnik zahteva ponovno iskanje.</w:t>
      </w:r>
    </w:p>
    <w:p w14:paraId="0E6158C4" w14:textId="77777777" w:rsidR="003B7CC3" w:rsidRDefault="003B7CC3">
      <w:pPr>
        <w:rPr>
          <w:rFonts w:asciiTheme="majorHAnsi" w:hAnsiTheme="majorHAnsi"/>
          <w:b/>
          <w:sz w:val="32"/>
        </w:rPr>
      </w:pPr>
      <w:bookmarkStart w:id="153" w:name="_Toc38537416"/>
      <w:r>
        <w:br w:type="page"/>
      </w:r>
    </w:p>
    <w:p w14:paraId="2C61BDEC" w14:textId="63F02251" w:rsidR="00A84BBA" w:rsidRDefault="00A84BBA" w:rsidP="00A84BBA">
      <w:pPr>
        <w:pStyle w:val="1Naslov"/>
        <w:outlineLvl w:val="0"/>
        <w:rPr>
          <w:ins w:id="154" w:author="Klemen Šuštar" w:date="2020-02-09T18:43:00Z"/>
        </w:rPr>
      </w:pPr>
      <w:commentRangeStart w:id="155"/>
      <w:r>
        <w:lastRenderedPageBreak/>
        <w:t>Navodila za uporabo</w:t>
      </w:r>
      <w:bookmarkEnd w:id="153"/>
    </w:p>
    <w:p w14:paraId="369689F3" w14:textId="019E2682" w:rsidR="008536A3" w:rsidRPr="003F68B1" w:rsidRDefault="008536A3">
      <w:pPr>
        <w:pPrChange w:id="156" w:author="Klemen Šuštar" w:date="2020-02-09T18:43:00Z">
          <w:pPr>
            <w:pStyle w:val="1Naslov"/>
            <w:outlineLvl w:val="0"/>
          </w:pPr>
        </w:pPrChange>
      </w:pPr>
      <w:ins w:id="157" w:author="Klemen Šuštar" w:date="2020-02-09T18:43:00Z">
        <w:r>
          <w:t xml:space="preserve">Ta navodila za uporabo veljajo za </w:t>
        </w:r>
      </w:ins>
      <w:ins w:id="158" w:author="Klemen Šuštar" w:date="2020-02-09T18:45:00Z">
        <w:r>
          <w:t>računalnišk</w:t>
        </w:r>
      </w:ins>
      <w:r w:rsidR="0087461A">
        <w:t xml:space="preserve">o aplikacijo </w:t>
      </w:r>
      <w:ins w:id="159" w:author="Klemen Šuštar" w:date="2020-02-09T18:45:00Z">
        <w:r>
          <w:t xml:space="preserve">za generiranje </w:t>
        </w:r>
      </w:ins>
      <w:ins w:id="160" w:author="Klemen Šuštar" w:date="2020-02-09T18:46:00Z">
        <w:r>
          <w:t>nalog in mobilno aplikacijo za vizualizacijo le teh.</w:t>
        </w:r>
      </w:ins>
    </w:p>
    <w:p w14:paraId="787B16AC" w14:textId="2DD3DA58" w:rsidR="008536A3" w:rsidRDefault="00A84BBA" w:rsidP="008536A3">
      <w:pPr>
        <w:pStyle w:val="2Naslov"/>
        <w:outlineLvl w:val="1"/>
        <w:rPr>
          <w:ins w:id="161" w:author="Klemen Šuštar" w:date="2020-02-09T18:47:00Z"/>
        </w:rPr>
      </w:pPr>
      <w:bookmarkStart w:id="162" w:name="_Toc38537417"/>
      <w:r w:rsidRPr="00A84BBA">
        <w:t>Računalnik</w:t>
      </w:r>
      <w:bookmarkEnd w:id="162"/>
    </w:p>
    <w:p w14:paraId="336C34EA" w14:textId="32BDBB09" w:rsidR="008536A3" w:rsidRPr="003F68B1" w:rsidRDefault="0087461A">
      <w:pPr>
        <w:pPrChange w:id="163" w:author="Klemen Šuštar" w:date="2020-02-09T18:47:00Z">
          <w:pPr>
            <w:pStyle w:val="2Naslov"/>
            <w:outlineLvl w:val="1"/>
          </w:pPr>
        </w:pPrChange>
      </w:pPr>
      <w:r>
        <w:t xml:space="preserve">Aplikacija </w:t>
      </w:r>
      <w:ins w:id="164" w:author="Klemen Šuštar" w:date="2020-02-09T18:47:00Z">
        <w:r w:rsidR="008536A3">
          <w:t>na računalnikih omogo</w:t>
        </w:r>
      </w:ins>
      <w:ins w:id="165" w:author="Klemen Šuštar" w:date="2020-02-09T18:48:00Z">
        <w:r w:rsidR="008536A3">
          <w:t>ča velik izbor</w:t>
        </w:r>
        <w:r w:rsidR="000A2B9A">
          <w:t xml:space="preserve"> likov oziroma teles in velik izbor nalog za le te.</w:t>
        </w:r>
      </w:ins>
      <w:r w:rsidR="00355668">
        <w:t xml:space="preserve"> Lik generiramo tako</w:t>
      </w:r>
      <w:r w:rsidR="00FC46DF">
        <w:t>,</w:t>
      </w:r>
      <w:r w:rsidR="00355668">
        <w:t xml:space="preserve"> da najprej izberemo lik na meniju </w:t>
      </w:r>
      <w:r>
        <w:t>»Liki in telesa«. Ko kliknemo na želen gumb</w:t>
      </w:r>
      <w:r w:rsidR="00FC46DF">
        <w:t>,</w:t>
      </w:r>
      <w:r>
        <w:t xml:space="preserve"> se nam na sredini aplikacije generira želen lik oziroma telo. Odpreta se nam menija »Meritve« in »Naloge« kjer lahko spreminjamo velikost izbranega lika oziroma telesa in izbiramo naloge. Ko želimo lik oziroma telo shraniti, kliknemo na gumb »Shrani«. Odpre se nam novo okno, kjer lahko izbiramo med opcijami shranitve in kliknemo shrani, da se podatki shranijo.</w:t>
      </w:r>
    </w:p>
    <w:p w14:paraId="6A2F16B8" w14:textId="74A02DE9" w:rsidR="00355668" w:rsidRPr="00355668" w:rsidRDefault="00BC2C0A" w:rsidP="00355668">
      <w:pPr>
        <w:pStyle w:val="3Naslov"/>
      </w:pPr>
      <w:bookmarkStart w:id="166" w:name="_Toc38537418"/>
      <w:r>
        <w:t>Uporabniški vmesnik</w:t>
      </w:r>
      <w:commentRangeStart w:id="167"/>
      <w:commentRangeEnd w:id="155"/>
      <w:commentRangeEnd w:id="167"/>
      <w:r w:rsidR="008A3B7E">
        <w:rPr>
          <w:rStyle w:val="Pripombasklic"/>
          <w:rFonts w:asciiTheme="minorHAnsi" w:hAnsiTheme="minorHAnsi"/>
          <w:b w:val="0"/>
          <w:color w:val="auto"/>
        </w:rPr>
        <w:commentReference w:id="155"/>
      </w:r>
      <w:bookmarkEnd w:id="166"/>
    </w:p>
    <w:p w14:paraId="3E67D3E3" w14:textId="32DA0434" w:rsidR="00E74678" w:rsidRDefault="00BA48B6" w:rsidP="00E74678">
      <w:pPr>
        <w:keepNext/>
      </w:pPr>
      <w:r>
        <w:rPr>
          <w:noProof/>
        </w:rPr>
        <w:drawing>
          <wp:inline distT="0" distB="0" distL="0" distR="0" wp14:anchorId="70E001A6" wp14:editId="5CAC3770">
            <wp:extent cx="5753100" cy="4263253"/>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53100" cy="4263253"/>
                    </a:xfrm>
                    <a:prstGeom prst="rect">
                      <a:avLst/>
                    </a:prstGeom>
                    <a:noFill/>
                    <a:ln>
                      <a:noFill/>
                    </a:ln>
                  </pic:spPr>
                </pic:pic>
              </a:graphicData>
            </a:graphic>
          </wp:inline>
        </w:drawing>
      </w:r>
    </w:p>
    <w:p w14:paraId="7A6D77AC" w14:textId="0B41A4F4" w:rsidR="00E74678" w:rsidRDefault="00E74678" w:rsidP="00E74678">
      <w:pPr>
        <w:pStyle w:val="Napis"/>
      </w:pPr>
      <w:bookmarkStart w:id="168" w:name="_Toc38541366"/>
      <w:r>
        <w:t xml:space="preserve">Slika </w:t>
      </w:r>
      <w:r w:rsidR="0047580A">
        <w:fldChar w:fldCharType="begin"/>
      </w:r>
      <w:r w:rsidR="0047580A">
        <w:instrText xml:space="preserve"> SEQ Slika \* ARABIC </w:instrText>
      </w:r>
      <w:r w:rsidR="0047580A">
        <w:fldChar w:fldCharType="separate"/>
      </w:r>
      <w:r w:rsidR="006165D5">
        <w:rPr>
          <w:noProof/>
        </w:rPr>
        <w:t>11</w:t>
      </w:r>
      <w:r w:rsidR="0047580A">
        <w:rPr>
          <w:noProof/>
        </w:rPr>
        <w:fldChar w:fldCharType="end"/>
      </w:r>
      <w:r>
        <w:t>: Računalniška aplikacija - uporabniški vmesnik</w:t>
      </w:r>
      <w:bookmarkEnd w:id="168"/>
    </w:p>
    <w:p w14:paraId="525B4DCC" w14:textId="77777777" w:rsidR="00BA48B6" w:rsidRDefault="00BA48B6" w:rsidP="00BA48B6">
      <w:pPr>
        <w:pStyle w:val="Odstavekseznama"/>
        <w:numPr>
          <w:ilvl w:val="0"/>
          <w:numId w:val="1"/>
        </w:numPr>
      </w:pPr>
      <w:commentRangeStart w:id="169"/>
      <w:r>
        <w:t>Gumb, ki prikaže okno nastavitev</w:t>
      </w:r>
    </w:p>
    <w:p w14:paraId="13C463AD" w14:textId="77777777" w:rsidR="00BA48B6" w:rsidRDefault="00BA48B6" w:rsidP="00BA48B6">
      <w:pPr>
        <w:pStyle w:val="Odstavekseznama"/>
        <w:numPr>
          <w:ilvl w:val="0"/>
          <w:numId w:val="1"/>
        </w:numPr>
      </w:pPr>
      <w:r>
        <w:t>Gumb, ki prikaže okno likov in teles</w:t>
      </w:r>
    </w:p>
    <w:p w14:paraId="7030B225" w14:textId="77777777" w:rsidR="00BA48B6" w:rsidRDefault="00BA48B6" w:rsidP="00BA48B6">
      <w:pPr>
        <w:pStyle w:val="Odstavekseznama"/>
        <w:numPr>
          <w:ilvl w:val="0"/>
          <w:numId w:val="1"/>
        </w:numPr>
      </w:pPr>
      <w:r>
        <w:t>Gumb, ki prikaže okno za shranjevanje</w:t>
      </w:r>
    </w:p>
    <w:p w14:paraId="172F2E87" w14:textId="77777777" w:rsidR="00BA48B6" w:rsidRDefault="00BA48B6" w:rsidP="00BA48B6">
      <w:pPr>
        <w:pStyle w:val="Odstavekseznama"/>
        <w:numPr>
          <w:ilvl w:val="0"/>
          <w:numId w:val="1"/>
        </w:numPr>
      </w:pPr>
      <w:r>
        <w:t>Gumbi, ki prikažejo izbran lik</w:t>
      </w:r>
    </w:p>
    <w:p w14:paraId="0818B8E7" w14:textId="77777777" w:rsidR="00BA48B6" w:rsidRDefault="00BA48B6" w:rsidP="00BA48B6">
      <w:pPr>
        <w:pStyle w:val="Odstavekseznama"/>
        <w:numPr>
          <w:ilvl w:val="0"/>
          <w:numId w:val="1"/>
        </w:numPr>
      </w:pPr>
      <w:r>
        <w:t>Gumb, ki prikaže okno meritev lika</w:t>
      </w:r>
    </w:p>
    <w:p w14:paraId="377A30D0" w14:textId="77777777" w:rsidR="00BA48B6" w:rsidRDefault="00BA48B6" w:rsidP="00BA48B6">
      <w:pPr>
        <w:pStyle w:val="Odstavekseznama"/>
        <w:numPr>
          <w:ilvl w:val="0"/>
          <w:numId w:val="1"/>
        </w:numPr>
      </w:pPr>
      <w:r>
        <w:t>Gumb, ki prikaže okno nalog lika</w:t>
      </w:r>
    </w:p>
    <w:p w14:paraId="65AF6C8F" w14:textId="77777777" w:rsidR="00BA48B6" w:rsidRDefault="00BA48B6" w:rsidP="00BA48B6">
      <w:pPr>
        <w:pStyle w:val="Odstavekseznama"/>
        <w:numPr>
          <w:ilvl w:val="0"/>
          <w:numId w:val="1"/>
        </w:numPr>
      </w:pPr>
      <w:r>
        <w:t>Gumb, ki prikaže okno podatkov, ki jih lahko podamo liku</w:t>
      </w:r>
    </w:p>
    <w:p w14:paraId="15E4915A" w14:textId="77777777" w:rsidR="00BA48B6" w:rsidRDefault="00BA48B6" w:rsidP="00BA48B6">
      <w:pPr>
        <w:pStyle w:val="Odstavekseznama"/>
        <w:numPr>
          <w:ilvl w:val="0"/>
          <w:numId w:val="1"/>
        </w:numPr>
        <w:rPr>
          <w:ins w:id="170" w:author="Klemen Šuštar" w:date="2020-02-09T18:44:00Z"/>
        </w:rPr>
      </w:pPr>
      <w:del w:id="171" w:author="Klemen Šuštar" w:date="2020-02-09T18:54:00Z">
        <w:r w:rsidDel="000A2B9A">
          <w:delText>Puščica</w:delText>
        </w:r>
      </w:del>
      <w:ins w:id="172" w:author="Klemen Šuštar" w:date="2020-02-09T18:54:00Z">
        <w:r>
          <w:t>Smerni kazalec</w:t>
        </w:r>
      </w:ins>
      <w:r>
        <w:t>, ki prikazuje pozicijo lika v 3d prostoru</w:t>
      </w:r>
      <w:commentRangeEnd w:id="169"/>
      <w:r>
        <w:rPr>
          <w:rStyle w:val="Pripombasklic"/>
        </w:rPr>
        <w:commentReference w:id="169"/>
      </w:r>
    </w:p>
    <w:p w14:paraId="574430AD" w14:textId="77777777" w:rsidR="0028077A" w:rsidRDefault="0028077A">
      <w:pPr>
        <w:rPr>
          <w:rFonts w:asciiTheme="majorHAnsi" w:hAnsiTheme="majorHAnsi"/>
          <w:b/>
        </w:rPr>
      </w:pPr>
      <w:r>
        <w:br w:type="page"/>
      </w:r>
    </w:p>
    <w:p w14:paraId="66BB981D" w14:textId="7FCC2F6C" w:rsidR="005844B5" w:rsidRDefault="008536A3" w:rsidP="008536A3">
      <w:pPr>
        <w:pStyle w:val="4Naslov"/>
        <w:rPr>
          <w:ins w:id="173" w:author="Klemen Šuštar" w:date="2020-02-09T18:48:00Z"/>
        </w:rPr>
      </w:pPr>
      <w:bookmarkStart w:id="174" w:name="_Toc38537419"/>
      <w:ins w:id="175" w:author="Klemen Šuštar" w:date="2020-02-09T18:45:00Z">
        <w:r>
          <w:lastRenderedPageBreak/>
          <w:t>Meritve</w:t>
        </w:r>
      </w:ins>
      <w:r w:rsidR="00EB6633">
        <w:rPr>
          <w:rStyle w:val="Pripombasklic"/>
        </w:rPr>
        <w:commentReference w:id="167"/>
      </w:r>
      <w:bookmarkEnd w:id="174"/>
    </w:p>
    <w:p w14:paraId="1DFCC6F6" w14:textId="33BD25B5" w:rsidR="000A2B9A" w:rsidRPr="003F68B1" w:rsidRDefault="000A2B9A">
      <w:pPr>
        <w:pPrChange w:id="176" w:author="Klemen Šuštar" w:date="2020-02-09T18:48:00Z">
          <w:pPr>
            <w:pStyle w:val="Odstavekseznama"/>
            <w:numPr>
              <w:numId w:val="1"/>
            </w:numPr>
            <w:ind w:hanging="360"/>
          </w:pPr>
        </w:pPrChange>
      </w:pPr>
      <w:ins w:id="177" w:author="Klemen Šuštar" w:date="2020-02-09T18:49:00Z">
        <w:r>
          <w:t xml:space="preserve">Meni »Meritve« se uporablja za nastavljanje velikosti lika oziroma telesa. </w:t>
        </w:r>
      </w:ins>
      <w:ins w:id="178" w:author="Klemen Šuštar" w:date="2020-02-09T18:59:00Z">
        <w:r w:rsidR="00A45CE5">
          <w:t>Odpre se</w:t>
        </w:r>
      </w:ins>
      <w:r w:rsidR="00FC46DF">
        <w:t>,</w:t>
      </w:r>
      <w:ins w:id="179" w:author="Klemen Šuštar" w:date="2020-02-09T18:59:00Z">
        <w:r w:rsidR="00A45CE5">
          <w:t xml:space="preserve"> ko generiramo lik oziroma telo, oziroma ko kliknemo na gumb</w:t>
        </w:r>
      </w:ins>
      <w:ins w:id="180" w:author="Klemen Šuštar" w:date="2020-02-09T19:00:00Z">
        <w:r w:rsidR="00A45CE5">
          <w:t xml:space="preserve"> </w:t>
        </w:r>
      </w:ins>
      <w:ins w:id="181" w:author="Klemen Šuštar" w:date="2020-02-09T19:03:00Z">
        <w:r w:rsidR="00A45CE5">
          <w:t>»M</w:t>
        </w:r>
      </w:ins>
      <w:ins w:id="182" w:author="Klemen Šuštar" w:date="2020-02-09T19:00:00Z">
        <w:r w:rsidR="00A45CE5">
          <w:t>eritve</w:t>
        </w:r>
      </w:ins>
      <w:ins w:id="183" w:author="Klemen Šuštar" w:date="2020-02-09T19:03:00Z">
        <w:r w:rsidR="00A45CE5">
          <w:t>«</w:t>
        </w:r>
      </w:ins>
      <w:ins w:id="184" w:author="Klemen Šuštar" w:date="2020-02-09T19:00:00Z">
        <w:r w:rsidR="00A45CE5">
          <w:t xml:space="preserve"> označen s številko 5 na sliki 7. </w:t>
        </w:r>
      </w:ins>
      <w:ins w:id="185" w:author="Klemen Šuštar" w:date="2020-02-09T18:55:00Z">
        <w:r>
          <w:t xml:space="preserve">Vsak </w:t>
        </w:r>
      </w:ins>
      <w:ins w:id="186" w:author="Klemen Šuštar" w:date="2020-02-09T18:56:00Z">
        <w:r>
          <w:t>lik</w:t>
        </w:r>
      </w:ins>
      <w:ins w:id="187" w:author="Klemen Šuštar" w:date="2020-02-09T18:58:00Z">
        <w:r>
          <w:t xml:space="preserve"> oziroma telo</w:t>
        </w:r>
      </w:ins>
      <w:ins w:id="188" w:author="Klemen Šuštar" w:date="2020-02-09T18:56:00Z">
        <w:r>
          <w:t xml:space="preserve"> ima svoje</w:t>
        </w:r>
      </w:ins>
      <w:ins w:id="189" w:author="Klemen Šuštar" w:date="2020-02-09T18:57:00Z">
        <w:r>
          <w:t xml:space="preserve"> vrednosti, ki se mu jih lahko spreminja. Spodnja slika ponazarja vse možne nastavitve, ki jih</w:t>
        </w:r>
      </w:ins>
      <w:ins w:id="190" w:author="Klemen Šuštar" w:date="2020-02-09T18:58:00Z">
        <w:r>
          <w:t xml:space="preserve"> lahko ima lik oziroma telo.</w:t>
        </w:r>
      </w:ins>
    </w:p>
    <w:p w14:paraId="0AE80921" w14:textId="23184C85" w:rsidR="00E74678" w:rsidRDefault="00893FC5" w:rsidP="00E74678">
      <w:pPr>
        <w:keepNext/>
      </w:pPr>
      <w:r>
        <w:rPr>
          <w:noProof/>
        </w:rPr>
        <w:drawing>
          <wp:inline distT="0" distB="0" distL="0" distR="0" wp14:anchorId="7369D59A" wp14:editId="3E3462DE">
            <wp:extent cx="1476375" cy="1404792"/>
            <wp:effectExtent l="0" t="0" r="0" b="508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6993" cy="1414895"/>
                    </a:xfrm>
                    <a:prstGeom prst="rect">
                      <a:avLst/>
                    </a:prstGeom>
                  </pic:spPr>
                </pic:pic>
              </a:graphicData>
            </a:graphic>
          </wp:inline>
        </w:drawing>
      </w:r>
    </w:p>
    <w:p w14:paraId="680206C3" w14:textId="7837F2E5" w:rsidR="005844B5" w:rsidRDefault="00E74678" w:rsidP="00E74678">
      <w:pPr>
        <w:pStyle w:val="Napis"/>
        <w:rPr>
          <w:ins w:id="191" w:author="Klemen Šuštar" w:date="2020-02-09T18:36:00Z"/>
        </w:rPr>
      </w:pPr>
      <w:bookmarkStart w:id="192" w:name="_Toc38541367"/>
      <w:r>
        <w:t xml:space="preserve">Slika </w:t>
      </w:r>
      <w:r w:rsidR="0047580A">
        <w:fldChar w:fldCharType="begin"/>
      </w:r>
      <w:r w:rsidR="0047580A">
        <w:instrText xml:space="preserve"> SEQ Slika \* ARABIC </w:instrText>
      </w:r>
      <w:r w:rsidR="0047580A">
        <w:fldChar w:fldCharType="separate"/>
      </w:r>
      <w:r w:rsidR="006165D5">
        <w:rPr>
          <w:noProof/>
        </w:rPr>
        <w:t>12</w:t>
      </w:r>
      <w:r w:rsidR="0047580A">
        <w:rPr>
          <w:noProof/>
        </w:rPr>
        <w:fldChar w:fldCharType="end"/>
      </w:r>
      <w:r>
        <w:t xml:space="preserve">: Računalniška aplikacija </w:t>
      </w:r>
      <w:del w:id="193" w:author="Klemen Šuštar" w:date="2020-02-09T18:36:00Z">
        <w:r w:rsidDel="00B32D67">
          <w:delText>-</w:delText>
        </w:r>
      </w:del>
      <w:ins w:id="194" w:author="Klemen Šuštar" w:date="2020-02-09T18:36:00Z">
        <w:r w:rsidR="00B32D67">
          <w:t>–</w:t>
        </w:r>
      </w:ins>
      <w:r>
        <w:t xml:space="preserve"> meritve</w:t>
      </w:r>
      <w:bookmarkEnd w:id="192"/>
    </w:p>
    <w:p w14:paraId="02DB8F0A" w14:textId="0EF8E956" w:rsidR="00B32D67" w:rsidRDefault="000A2B9A">
      <w:pPr>
        <w:pStyle w:val="Odstavekseznama"/>
        <w:numPr>
          <w:ilvl w:val="0"/>
          <w:numId w:val="14"/>
        </w:numPr>
        <w:rPr>
          <w:ins w:id="195" w:author="Klemen Šuštar" w:date="2020-02-09T18:50:00Z"/>
        </w:rPr>
        <w:pPrChange w:id="196" w:author="Klemen Šuštar" w:date="2020-02-09T19:04:00Z">
          <w:pPr/>
        </w:pPrChange>
      </w:pPr>
      <w:ins w:id="197" w:author="Klemen Šuštar" w:date="2020-02-09T18:50:00Z">
        <w:r>
          <w:t>X … nastavitve velikosti na x osi</w:t>
        </w:r>
      </w:ins>
      <w:ins w:id="198" w:author="Klemen Šuštar" w:date="2020-02-09T18:53:00Z">
        <w:r>
          <w:t xml:space="preserve"> (rdeč</w:t>
        </w:r>
      </w:ins>
      <w:ins w:id="199" w:author="Klemen Šuštar" w:date="2020-02-09T18:54:00Z">
        <w:r>
          <w:t xml:space="preserve">e označena </w:t>
        </w:r>
      </w:ins>
      <w:ins w:id="200" w:author="Klemen Šuštar" w:date="2020-02-09T18:53:00Z">
        <w:r>
          <w:t xml:space="preserve">puščica </w:t>
        </w:r>
      </w:ins>
      <w:ins w:id="201" w:author="Klemen Šuštar" w:date="2020-02-09T18:55:00Z">
        <w:r>
          <w:t>na smernem kazalcu</w:t>
        </w:r>
      </w:ins>
      <w:ins w:id="202" w:author="Klemen Šuštar" w:date="2020-02-09T18:53:00Z">
        <w:r>
          <w:t>)</w:t>
        </w:r>
      </w:ins>
      <w:r w:rsidR="00355668" w:rsidRPr="00355668">
        <w:rPr>
          <w:noProof/>
        </w:rPr>
        <w:t xml:space="preserve"> </w:t>
      </w:r>
    </w:p>
    <w:p w14:paraId="5B61BFC0" w14:textId="2B35F292" w:rsidR="000A2B9A" w:rsidRDefault="000A2B9A">
      <w:pPr>
        <w:pStyle w:val="Odstavekseznama"/>
        <w:numPr>
          <w:ilvl w:val="0"/>
          <w:numId w:val="14"/>
        </w:numPr>
        <w:rPr>
          <w:ins w:id="203" w:author="Klemen Šuštar" w:date="2020-02-09T18:50:00Z"/>
        </w:rPr>
        <w:pPrChange w:id="204" w:author="Klemen Šuštar" w:date="2020-02-09T19:04:00Z">
          <w:pPr/>
        </w:pPrChange>
      </w:pPr>
      <w:ins w:id="205" w:author="Klemen Šuštar" w:date="2020-02-09T18:50:00Z">
        <w:r>
          <w:t>Y … nastavitve velikosti na y osi</w:t>
        </w:r>
      </w:ins>
      <w:ins w:id="206" w:author="Klemen Šuštar" w:date="2020-02-09T18:52:00Z">
        <w:r>
          <w:t xml:space="preserve"> (zelena puščica na </w:t>
        </w:r>
      </w:ins>
      <w:ins w:id="207" w:author="Klemen Šuštar" w:date="2020-02-09T18:55:00Z">
        <w:r>
          <w:t>smernem kazalcu</w:t>
        </w:r>
      </w:ins>
      <w:ins w:id="208" w:author="Klemen Šuštar" w:date="2020-02-09T18:52:00Z">
        <w:r>
          <w:t>)</w:t>
        </w:r>
      </w:ins>
    </w:p>
    <w:p w14:paraId="5AE7599A" w14:textId="00E91F72" w:rsidR="000A2B9A" w:rsidRDefault="000A2B9A">
      <w:pPr>
        <w:pStyle w:val="Odstavekseznama"/>
        <w:numPr>
          <w:ilvl w:val="0"/>
          <w:numId w:val="14"/>
        </w:numPr>
        <w:rPr>
          <w:ins w:id="209" w:author="Klemen Šuštar" w:date="2020-02-09T18:51:00Z"/>
        </w:rPr>
        <w:pPrChange w:id="210" w:author="Klemen Šuštar" w:date="2020-02-09T19:04:00Z">
          <w:pPr>
            <w:pStyle w:val="Odstavekseznama"/>
            <w:numPr>
              <w:numId w:val="10"/>
            </w:numPr>
            <w:ind w:hanging="360"/>
          </w:pPr>
        </w:pPrChange>
      </w:pPr>
      <w:ins w:id="211" w:author="Klemen Šuštar" w:date="2020-02-09T18:50:00Z">
        <w:r>
          <w:t>Z … nastavi</w:t>
        </w:r>
      </w:ins>
      <w:ins w:id="212" w:author="Klemen Šuštar" w:date="2020-02-09T18:51:00Z">
        <w:r>
          <w:t>tve velikosti na z osi</w:t>
        </w:r>
      </w:ins>
      <w:ins w:id="213" w:author="Klemen Šuštar" w:date="2020-02-09T18:53:00Z">
        <w:r>
          <w:t xml:space="preserve"> (modra puščica na </w:t>
        </w:r>
      </w:ins>
      <w:ins w:id="214" w:author="Klemen Šuštar" w:date="2020-02-09T18:55:00Z">
        <w:r>
          <w:t>smernem kazalcu</w:t>
        </w:r>
      </w:ins>
      <w:ins w:id="215" w:author="Klemen Šuštar" w:date="2020-02-09T18:54:00Z">
        <w:r>
          <w:t>)</w:t>
        </w:r>
      </w:ins>
    </w:p>
    <w:p w14:paraId="58E4ABD7" w14:textId="28952DE9" w:rsidR="000A2B9A" w:rsidRDefault="000A2B9A">
      <w:pPr>
        <w:pStyle w:val="Odstavekseznama"/>
        <w:numPr>
          <w:ilvl w:val="0"/>
          <w:numId w:val="14"/>
        </w:numPr>
      </w:pPr>
      <w:ins w:id="216" w:author="Klemen Šuštar" w:date="2020-02-09T18:51:00Z">
        <w:r>
          <w:t>S … nastavitve števila stra</w:t>
        </w:r>
      </w:ins>
      <w:ins w:id="217" w:author="Klemen Šuštar" w:date="2020-02-09T18:52:00Z">
        <w:r>
          <w:t>nic lika</w:t>
        </w:r>
      </w:ins>
    </w:p>
    <w:p w14:paraId="7E0F06B4" w14:textId="0EEBFB76" w:rsidR="00893FC5" w:rsidRPr="003F68B1" w:rsidRDefault="00893FC5" w:rsidP="00893FC5">
      <w:pPr>
        <w:pStyle w:val="Odstavekseznama"/>
        <w:numPr>
          <w:ilvl w:val="0"/>
          <w:numId w:val="14"/>
        </w:numPr>
      </w:pPr>
      <w:r>
        <w:t>? … prikaže okno z napisom, ko se z miško postavimo nanj</w:t>
      </w:r>
    </w:p>
    <w:p w14:paraId="15562A03" w14:textId="41AA8E21" w:rsidR="008536A3" w:rsidRDefault="008536A3" w:rsidP="008536A3">
      <w:pPr>
        <w:pStyle w:val="4Naslov"/>
        <w:rPr>
          <w:ins w:id="218" w:author="Klemen Šuštar" w:date="2020-02-09T18:58:00Z"/>
        </w:rPr>
      </w:pPr>
      <w:bookmarkStart w:id="219" w:name="_Toc38537420"/>
      <w:ins w:id="220" w:author="Klemen Šuštar" w:date="2020-02-09T18:45:00Z">
        <w:r>
          <w:t>Naloge</w:t>
        </w:r>
      </w:ins>
      <w:bookmarkEnd w:id="219"/>
    </w:p>
    <w:p w14:paraId="21036196" w14:textId="4F2EEA13" w:rsidR="00A45CE5" w:rsidRDefault="000A2B9A" w:rsidP="00A45CE5">
      <w:pPr>
        <w:rPr>
          <w:ins w:id="221" w:author="Klemen Šuštar" w:date="2020-02-09T19:02:00Z"/>
        </w:rPr>
      </w:pPr>
      <w:ins w:id="222" w:author="Klemen Šuštar" w:date="2020-02-09T18:58:00Z">
        <w:r>
          <w:t>Meni »Naloge« se uporablja za izbiro nalog za določen lik o</w:t>
        </w:r>
      </w:ins>
      <w:ins w:id="223" w:author="Klemen Šuštar" w:date="2020-02-09T18:59:00Z">
        <w:r>
          <w:t>ziroma telo.</w:t>
        </w:r>
      </w:ins>
      <w:ins w:id="224" w:author="Klemen Šuštar" w:date="2020-02-09T19:00:00Z">
        <w:r w:rsidR="00A45CE5">
          <w:t xml:space="preserve"> Odpre se</w:t>
        </w:r>
      </w:ins>
      <w:r w:rsidR="00A75787">
        <w:t>,</w:t>
      </w:r>
      <w:ins w:id="225" w:author="Klemen Šuštar" w:date="2020-02-09T19:00:00Z">
        <w:r w:rsidR="00A45CE5">
          <w:t xml:space="preserve"> ko generiramo lik oziroma telo, oziroma ko kliknemo na gumb </w:t>
        </w:r>
      </w:ins>
      <w:ins w:id="226" w:author="Klemen Šuštar" w:date="2020-02-09T19:02:00Z">
        <w:r w:rsidR="00A45CE5">
          <w:t>»Naloge«</w:t>
        </w:r>
      </w:ins>
      <w:ins w:id="227" w:author="Klemen Šuštar" w:date="2020-02-09T19:03:00Z">
        <w:r w:rsidR="00A45CE5">
          <w:t xml:space="preserve"> </w:t>
        </w:r>
      </w:ins>
      <w:ins w:id="228" w:author="Klemen Šuštar" w:date="2020-02-09T19:00:00Z">
        <w:r w:rsidR="00A45CE5">
          <w:t>označen s številko 6 na sliki 7.</w:t>
        </w:r>
      </w:ins>
    </w:p>
    <w:p w14:paraId="56589195" w14:textId="6F2E1983" w:rsidR="00E74678" w:rsidRDefault="00A45CE5" w:rsidP="00A45CE5">
      <w:ins w:id="229" w:author="Klemen Šuštar" w:date="2020-02-09T19:00:00Z">
        <w:r>
          <w:t xml:space="preserve"> </w:t>
        </w:r>
      </w:ins>
      <w:r w:rsidR="00893FC5">
        <w:rPr>
          <w:noProof/>
        </w:rPr>
        <w:drawing>
          <wp:inline distT="0" distB="0" distL="0" distR="0" wp14:anchorId="6A51E388" wp14:editId="6292C940">
            <wp:extent cx="1514475" cy="1381125"/>
            <wp:effectExtent l="0" t="0" r="9525"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4557" cy="1390319"/>
                    </a:xfrm>
                    <a:prstGeom prst="rect">
                      <a:avLst/>
                    </a:prstGeom>
                  </pic:spPr>
                </pic:pic>
              </a:graphicData>
            </a:graphic>
          </wp:inline>
        </w:drawing>
      </w:r>
    </w:p>
    <w:p w14:paraId="4F2847AC" w14:textId="73EB3154" w:rsidR="00A45CE5" w:rsidRDefault="00E74678" w:rsidP="003F68B1">
      <w:pPr>
        <w:pStyle w:val="Napis"/>
      </w:pPr>
      <w:bookmarkStart w:id="230" w:name="_Toc38541368"/>
      <w:r>
        <w:t xml:space="preserve">Slika </w:t>
      </w:r>
      <w:r w:rsidR="0047580A">
        <w:fldChar w:fldCharType="begin"/>
      </w:r>
      <w:r w:rsidR="0047580A">
        <w:instrText xml:space="preserve"> SEQ Slika \* ARABIC </w:instrText>
      </w:r>
      <w:r w:rsidR="0047580A">
        <w:fldChar w:fldCharType="separate"/>
      </w:r>
      <w:r w:rsidR="006165D5">
        <w:rPr>
          <w:noProof/>
        </w:rPr>
        <w:t>13</w:t>
      </w:r>
      <w:r w:rsidR="0047580A">
        <w:rPr>
          <w:noProof/>
        </w:rPr>
        <w:fldChar w:fldCharType="end"/>
      </w:r>
      <w:r>
        <w:t xml:space="preserve">: </w:t>
      </w:r>
      <w:r w:rsidRPr="001237B2">
        <w:t xml:space="preserve">Računalniška aplikacija </w:t>
      </w:r>
      <w:del w:id="231" w:author="Klemen Šuštar" w:date="2020-02-09T19:04:00Z">
        <w:r w:rsidRPr="001237B2" w:rsidDel="00A45CE5">
          <w:delText>-</w:delText>
        </w:r>
      </w:del>
      <w:ins w:id="232" w:author="Klemen Šuštar" w:date="2020-02-09T19:04:00Z">
        <w:r w:rsidR="00A45CE5">
          <w:t>–</w:t>
        </w:r>
      </w:ins>
      <w:r>
        <w:t xml:space="preserve"> naloge</w:t>
      </w:r>
      <w:bookmarkEnd w:id="230"/>
    </w:p>
    <w:p w14:paraId="5F0F69E0" w14:textId="2EB49234" w:rsidR="00893FC5" w:rsidRDefault="00893FC5" w:rsidP="00893FC5">
      <w:pPr>
        <w:pStyle w:val="4Naslov"/>
      </w:pPr>
      <w:bookmarkStart w:id="233" w:name="_Toc38537421"/>
      <w:r>
        <w:t>Podani podatki</w:t>
      </w:r>
      <w:bookmarkEnd w:id="233"/>
    </w:p>
    <w:p w14:paraId="6059940E" w14:textId="55D6A7DA" w:rsidR="00893FC5" w:rsidRDefault="00893FC5" w:rsidP="00893FC5">
      <w:r w:rsidRPr="00893FC5">
        <w:t>Meni »Podani podatki« se uporablja za izbiro podatkov, ki jih želimo podati učencu. Odpre se</w:t>
      </w:r>
      <w:r w:rsidR="00A75787">
        <w:t>,</w:t>
      </w:r>
      <w:r w:rsidRPr="00893FC5">
        <w:t xml:space="preserve"> ko generiramo lik oziroma telo, oziroma ko kliknemo na gumb »Podani podatki« označen s številko 7 na sliki 7.</w:t>
      </w:r>
    </w:p>
    <w:p w14:paraId="04BE755F" w14:textId="77777777" w:rsidR="00893FC5" w:rsidRDefault="00893FC5" w:rsidP="00893FC5">
      <w:pPr>
        <w:keepNext/>
      </w:pPr>
      <w:r>
        <w:rPr>
          <w:noProof/>
        </w:rPr>
        <w:drawing>
          <wp:inline distT="0" distB="0" distL="0" distR="0" wp14:anchorId="6377BF49" wp14:editId="03F25167">
            <wp:extent cx="1590675" cy="1407455"/>
            <wp:effectExtent l="0" t="0" r="0" b="254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7644" cy="1413621"/>
                    </a:xfrm>
                    <a:prstGeom prst="rect">
                      <a:avLst/>
                    </a:prstGeom>
                  </pic:spPr>
                </pic:pic>
              </a:graphicData>
            </a:graphic>
          </wp:inline>
        </w:drawing>
      </w:r>
    </w:p>
    <w:p w14:paraId="3999115F" w14:textId="0B2D18DD" w:rsidR="00893FC5" w:rsidRPr="00893FC5" w:rsidRDefault="00893FC5" w:rsidP="00893FC5">
      <w:pPr>
        <w:pStyle w:val="Napis"/>
      </w:pPr>
      <w:bookmarkStart w:id="234" w:name="_Toc38541369"/>
      <w:r>
        <w:t xml:space="preserve">Slika </w:t>
      </w:r>
      <w:r w:rsidR="0047580A">
        <w:fldChar w:fldCharType="begin"/>
      </w:r>
      <w:r w:rsidR="0047580A">
        <w:instrText xml:space="preserve"> SEQ Slika \* ARABIC </w:instrText>
      </w:r>
      <w:r w:rsidR="0047580A">
        <w:fldChar w:fldCharType="separate"/>
      </w:r>
      <w:r w:rsidR="006165D5">
        <w:rPr>
          <w:noProof/>
        </w:rPr>
        <w:t>14</w:t>
      </w:r>
      <w:r w:rsidR="0047580A">
        <w:rPr>
          <w:noProof/>
        </w:rPr>
        <w:fldChar w:fldCharType="end"/>
      </w:r>
      <w:r>
        <w:t xml:space="preserve">: </w:t>
      </w:r>
      <w:r w:rsidRPr="00FD348D">
        <w:t>Računalniška aplikacija - podani podatki</w:t>
      </w:r>
      <w:bookmarkEnd w:id="234"/>
    </w:p>
    <w:p w14:paraId="1D372C6E" w14:textId="72F893DC" w:rsidR="005844B5" w:rsidRDefault="00BC2C0A" w:rsidP="005844B5">
      <w:pPr>
        <w:pStyle w:val="4Naslov"/>
        <w:rPr>
          <w:ins w:id="235" w:author="Klemen Šuštar" w:date="2020-02-09T19:00:00Z"/>
        </w:rPr>
      </w:pPr>
      <w:bookmarkStart w:id="236" w:name="_Toc38537422"/>
      <w:r>
        <w:lastRenderedPageBreak/>
        <w:t>Generiranje PDF dokumenta</w:t>
      </w:r>
      <w:bookmarkEnd w:id="236"/>
    </w:p>
    <w:p w14:paraId="454D4C78" w14:textId="26F244F1" w:rsidR="00A45CE5" w:rsidRPr="003F68B1" w:rsidRDefault="00A45CE5">
      <w:pPr>
        <w:pPrChange w:id="237" w:author="Klemen Šuštar" w:date="2020-02-09T19:00:00Z">
          <w:pPr>
            <w:pStyle w:val="4Naslov"/>
          </w:pPr>
        </w:pPrChange>
      </w:pPr>
      <w:ins w:id="238" w:author="Klemen Šuštar" w:date="2020-02-09T19:00:00Z">
        <w:r>
          <w:t>Meni »Shrani</w:t>
        </w:r>
      </w:ins>
      <w:ins w:id="239" w:author="Klemen Šuštar" w:date="2020-02-09T19:01:00Z">
        <w:r>
          <w:t>« se uporablja za generiranje PDF dokumentov za določen oziroma naključno izbran lik oziroma telo. Odpre se</w:t>
        </w:r>
      </w:ins>
      <w:r w:rsidR="00A75787">
        <w:t>,</w:t>
      </w:r>
      <w:ins w:id="240" w:author="Klemen Šuštar" w:date="2020-02-09T19:01:00Z">
        <w:r>
          <w:t xml:space="preserve"> ko </w:t>
        </w:r>
      </w:ins>
      <w:ins w:id="241" w:author="Klemen Šuštar" w:date="2020-02-09T19:02:00Z">
        <w:r>
          <w:t>kliknemo na gumb</w:t>
        </w:r>
      </w:ins>
      <w:ins w:id="242" w:author="Klemen Šuštar" w:date="2020-02-09T19:03:00Z">
        <w:r>
          <w:t xml:space="preserve"> »Shrani« označen s številko 3 na sliki 7.</w:t>
        </w:r>
      </w:ins>
    </w:p>
    <w:p w14:paraId="3E80CE88" w14:textId="26C79741" w:rsidR="00E74678" w:rsidRDefault="006165D5" w:rsidP="00E74678">
      <w:pPr>
        <w:keepNext/>
      </w:pPr>
      <w:r>
        <w:rPr>
          <w:noProof/>
        </w:rPr>
        <w:drawing>
          <wp:inline distT="0" distB="0" distL="0" distR="0" wp14:anchorId="785BEC3D" wp14:editId="7982D785">
            <wp:extent cx="2409825" cy="1762125"/>
            <wp:effectExtent l="0" t="0" r="9525" b="952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825" cy="1762125"/>
                    </a:xfrm>
                    <a:prstGeom prst="rect">
                      <a:avLst/>
                    </a:prstGeom>
                  </pic:spPr>
                </pic:pic>
              </a:graphicData>
            </a:graphic>
          </wp:inline>
        </w:drawing>
      </w:r>
    </w:p>
    <w:p w14:paraId="420F5AA1" w14:textId="0174DD80" w:rsidR="00BC2C0A" w:rsidRDefault="00E74678" w:rsidP="00E74678">
      <w:pPr>
        <w:pStyle w:val="Napis"/>
        <w:rPr>
          <w:ins w:id="243" w:author="Klemen Šuštar" w:date="2020-02-09T19:04:00Z"/>
        </w:rPr>
      </w:pPr>
      <w:bookmarkStart w:id="244" w:name="_Toc38541370"/>
      <w:r>
        <w:t xml:space="preserve">Slika </w:t>
      </w:r>
      <w:r w:rsidR="0047580A">
        <w:fldChar w:fldCharType="begin"/>
      </w:r>
      <w:r w:rsidR="0047580A">
        <w:instrText xml:space="preserve"> SEQ</w:instrText>
      </w:r>
      <w:r w:rsidR="0047580A">
        <w:instrText xml:space="preserve"> Slika \* ARABIC </w:instrText>
      </w:r>
      <w:r w:rsidR="0047580A">
        <w:fldChar w:fldCharType="separate"/>
      </w:r>
      <w:r w:rsidR="006165D5">
        <w:rPr>
          <w:noProof/>
        </w:rPr>
        <w:t>15</w:t>
      </w:r>
      <w:r w:rsidR="0047580A">
        <w:rPr>
          <w:noProof/>
        </w:rPr>
        <w:fldChar w:fldCharType="end"/>
      </w:r>
      <w:r>
        <w:t xml:space="preserve">: </w:t>
      </w:r>
      <w:r w:rsidRPr="00991FD2">
        <w:t xml:space="preserve">Računalniška aplikacija </w:t>
      </w:r>
      <w:del w:id="245" w:author="Klemen Šuštar" w:date="2020-02-09T19:04:00Z">
        <w:r w:rsidRPr="00991FD2" w:rsidDel="00A45CE5">
          <w:delText>-</w:delText>
        </w:r>
      </w:del>
      <w:ins w:id="246" w:author="Klemen Šuštar" w:date="2020-02-09T19:04:00Z">
        <w:r w:rsidR="00A45CE5">
          <w:t>–</w:t>
        </w:r>
      </w:ins>
      <w:r w:rsidRPr="00991FD2">
        <w:t xml:space="preserve"> </w:t>
      </w:r>
      <w:r>
        <w:t>shrani</w:t>
      </w:r>
      <w:bookmarkEnd w:id="244"/>
    </w:p>
    <w:p w14:paraId="6942AC8E" w14:textId="551B70AE" w:rsidR="00A45CE5" w:rsidRDefault="00A45CE5" w:rsidP="00A45CE5">
      <w:pPr>
        <w:pStyle w:val="Odstavekseznama"/>
        <w:numPr>
          <w:ilvl w:val="0"/>
          <w:numId w:val="13"/>
        </w:numPr>
        <w:rPr>
          <w:ins w:id="247" w:author="Klemen Šuštar" w:date="2020-02-09T19:05:00Z"/>
        </w:rPr>
      </w:pPr>
      <w:ins w:id="248" w:author="Klemen Šuštar" w:date="2020-02-09T19:06:00Z">
        <w:r>
          <w:t>O</w:t>
        </w:r>
      </w:ins>
      <w:ins w:id="249" w:author="Klemen Šuštar" w:date="2020-02-09T19:05:00Z">
        <w:r>
          <w:t>pcij</w:t>
        </w:r>
      </w:ins>
      <w:ins w:id="250" w:author="Klemen Šuštar" w:date="2020-02-09T19:06:00Z">
        <w:r>
          <w:t>a</w:t>
        </w:r>
      </w:ins>
      <w:ins w:id="251" w:author="Klemen Šuštar" w:date="2020-02-09T19:05:00Z">
        <w:r>
          <w:t xml:space="preserve"> »Shrani samo QR kodo« </w:t>
        </w:r>
      </w:ins>
      <w:ins w:id="252" w:author="Klemen Šuštar" w:date="2020-02-09T19:06:00Z">
        <w:r>
          <w:t>-</w:t>
        </w:r>
      </w:ins>
      <w:ins w:id="253" w:author="Klemen Šuštar" w:date="2020-02-09T19:05:00Z">
        <w:r>
          <w:t xml:space="preserve"> program </w:t>
        </w:r>
      </w:ins>
      <w:ins w:id="254" w:author="Klemen Šuštar" w:date="2020-02-09T19:06:00Z">
        <w:r>
          <w:t xml:space="preserve">bo </w:t>
        </w:r>
      </w:ins>
      <w:ins w:id="255" w:author="Klemen Šuštar" w:date="2020-02-09T19:05:00Z">
        <w:r>
          <w:t>shranil samo QR koda in to v obliki PNG formata</w:t>
        </w:r>
      </w:ins>
    </w:p>
    <w:p w14:paraId="145A1595" w14:textId="4E5F2C20" w:rsidR="00A45CE5" w:rsidRDefault="00A45CE5" w:rsidP="00A45CE5">
      <w:pPr>
        <w:pStyle w:val="Odstavekseznama"/>
        <w:numPr>
          <w:ilvl w:val="0"/>
          <w:numId w:val="13"/>
        </w:numPr>
        <w:rPr>
          <w:ins w:id="256" w:author="Klemen Šuštar" w:date="2020-02-09T19:09:00Z"/>
        </w:rPr>
      </w:pPr>
      <w:ins w:id="257" w:author="Klemen Šuštar" w:date="2020-02-09T19:06:00Z">
        <w:r>
          <w:t>Opcija »Shrani vsak lik/telo posebej« - opcija je na</w:t>
        </w:r>
      </w:ins>
      <w:ins w:id="258" w:author="Klemen Šuštar" w:date="2020-02-09T19:07:00Z">
        <w:r>
          <w:t xml:space="preserve"> </w:t>
        </w:r>
      </w:ins>
      <w:ins w:id="259" w:author="Klemen Šuštar" w:date="2020-02-09T19:06:00Z">
        <w:r>
          <w:t>v</w:t>
        </w:r>
      </w:ins>
      <w:ins w:id="260" w:author="Klemen Šuštar" w:date="2020-02-09T19:07:00Z">
        <w:r>
          <w:t xml:space="preserve">oljo, ko želimo generirati več likov oziroma teles. </w:t>
        </w:r>
      </w:ins>
      <w:ins w:id="261" w:author="Klemen Šuštar" w:date="2020-02-09T19:08:00Z">
        <w:r>
          <w:t xml:space="preserve">Vsak lik oziroma telo shrani v svoj PDF oziroma PNG, če je opcija 1 </w:t>
        </w:r>
      </w:ins>
      <w:ins w:id="262" w:author="Klemen Šuštar" w:date="2020-02-09T19:09:00Z">
        <w:r>
          <w:t>vključena</w:t>
        </w:r>
      </w:ins>
    </w:p>
    <w:p w14:paraId="3AB3F963" w14:textId="4D54EEEF" w:rsidR="00A45CE5" w:rsidRDefault="003F68B1" w:rsidP="00A45CE5">
      <w:pPr>
        <w:pStyle w:val="Odstavekseznama"/>
        <w:numPr>
          <w:ilvl w:val="0"/>
          <w:numId w:val="13"/>
        </w:numPr>
        <w:rPr>
          <w:ins w:id="263" w:author="Klemen Šuštar" w:date="2020-02-09T19:10:00Z"/>
        </w:rPr>
      </w:pPr>
      <w:ins w:id="264" w:author="Klemen Šuštar" w:date="2020-02-09T19:09:00Z">
        <w:r>
          <w:t>Opcija »Naključna velikost« - opcija nam omogoča, da izbranemu liku dodelimo naključno velikost</w:t>
        </w:r>
      </w:ins>
    </w:p>
    <w:p w14:paraId="65820008" w14:textId="328DFD9F" w:rsidR="003F68B1" w:rsidRDefault="003F68B1" w:rsidP="00A45CE5">
      <w:pPr>
        <w:pStyle w:val="Odstavekseznama"/>
        <w:numPr>
          <w:ilvl w:val="0"/>
          <w:numId w:val="13"/>
        </w:numPr>
        <w:rPr>
          <w:ins w:id="265" w:author="Klemen Šuštar" w:date="2020-02-09T19:11:00Z"/>
        </w:rPr>
      </w:pPr>
      <w:ins w:id="266" w:author="Klemen Šuštar" w:date="2020-02-09T19:10:00Z">
        <w:r>
          <w:t>Opcija »Naključni liki/telesa« - opcija nam omogoča, da se nam generirajo naključni liki</w:t>
        </w:r>
      </w:ins>
      <w:ins w:id="267" w:author="Klemen Šuštar" w:date="2020-02-09T19:11:00Z">
        <w:r>
          <w:t xml:space="preserve"> oziroma telesa</w:t>
        </w:r>
      </w:ins>
    </w:p>
    <w:p w14:paraId="0C479DF2" w14:textId="55154B03" w:rsidR="003F68B1" w:rsidRDefault="003F68B1" w:rsidP="00A45CE5">
      <w:pPr>
        <w:pStyle w:val="Odstavekseznama"/>
        <w:numPr>
          <w:ilvl w:val="0"/>
          <w:numId w:val="13"/>
        </w:numPr>
        <w:rPr>
          <w:ins w:id="268" w:author="Klemen Šuštar" w:date="2020-02-09T19:12:00Z"/>
        </w:rPr>
      </w:pPr>
      <w:ins w:id="269" w:author="Klemen Šuštar" w:date="2020-02-09T19:11:00Z">
        <w:r>
          <w:t>Opc</w:t>
        </w:r>
      </w:ins>
      <w:ins w:id="270" w:author="Klemen Šuštar" w:date="2020-02-09T19:12:00Z">
        <w:r>
          <w:t>ija »Naključne naloge« -</w:t>
        </w:r>
      </w:ins>
      <w:ins w:id="271" w:author="Klemen Šuštar" w:date="2020-02-09T19:14:00Z">
        <w:r>
          <w:t>opcija nam omogoča, da lahko naključno generiramo naloge izbranega oziroma naključnega lika oziroma telesa.</w:t>
        </w:r>
      </w:ins>
    </w:p>
    <w:p w14:paraId="390B31A9" w14:textId="0772F5B3" w:rsidR="003F68B1" w:rsidRPr="003F68B1" w:rsidRDefault="003F68B1">
      <w:pPr>
        <w:pStyle w:val="Odstavekseznama"/>
        <w:numPr>
          <w:ilvl w:val="0"/>
          <w:numId w:val="13"/>
        </w:numPr>
        <w:pPrChange w:id="272" w:author="Klemen Šuštar" w:date="2020-02-09T19:04:00Z">
          <w:pPr>
            <w:pStyle w:val="Napis"/>
          </w:pPr>
        </w:pPrChange>
      </w:pPr>
      <w:ins w:id="273" w:author="Klemen Šuštar" w:date="2020-02-09T19:12:00Z">
        <w:r>
          <w:t>Vnosno polje »Število likov/teles« - opcija je na voljo, ko vključimo opcij</w:t>
        </w:r>
      </w:ins>
      <w:ins w:id="274" w:author="Klemen Šuštar" w:date="2020-02-09T19:13:00Z">
        <w:r>
          <w:t xml:space="preserve">o 3, 4 oziroma 5. Omogoča nam, da vnesemo število </w:t>
        </w:r>
      </w:ins>
      <w:r w:rsidR="00A75787">
        <w:t xml:space="preserve">koliko </w:t>
      </w:r>
      <w:ins w:id="275" w:author="Klemen Šuštar" w:date="2020-02-09T19:13:00Z">
        <w:r>
          <w:t>različnih likov oziroma teles želimo shraniti.</w:t>
        </w:r>
      </w:ins>
    </w:p>
    <w:p w14:paraId="2228004F" w14:textId="0BE0A91C" w:rsidR="00BC2C0A" w:rsidRDefault="00BC2C0A" w:rsidP="005844B5">
      <w:pPr>
        <w:pStyle w:val="4Naslov"/>
      </w:pPr>
      <w:bookmarkStart w:id="276" w:name="_Toc38537423"/>
      <w:r>
        <w:t>Nastavitve</w:t>
      </w:r>
      <w:bookmarkEnd w:id="276"/>
    </w:p>
    <w:p w14:paraId="44C450F1" w14:textId="60487E6F" w:rsidR="004B6ADA" w:rsidRPr="004B6ADA" w:rsidRDefault="004B6ADA" w:rsidP="004B6ADA">
      <w:r>
        <w:t xml:space="preserve">Meni »Nastavitve« se uporablja za </w:t>
      </w:r>
      <w:r w:rsidR="00C0288D">
        <w:t>u</w:t>
      </w:r>
      <w:r>
        <w:t>pravljanje z nastavitvami. Odpre se</w:t>
      </w:r>
      <w:r w:rsidR="00A75787">
        <w:t>,</w:t>
      </w:r>
      <w:r>
        <w:t xml:space="preserve"> ko kliknemo na gumb »Nastavitve« označen s številko 1 na sliki 7.</w:t>
      </w:r>
    </w:p>
    <w:p w14:paraId="3B497B4D" w14:textId="7159601E" w:rsidR="00E74678" w:rsidRDefault="006165D5" w:rsidP="00E74678">
      <w:pPr>
        <w:keepNext/>
      </w:pPr>
      <w:r>
        <w:rPr>
          <w:noProof/>
        </w:rPr>
        <w:drawing>
          <wp:inline distT="0" distB="0" distL="0" distR="0" wp14:anchorId="68CBA97A" wp14:editId="68318A61">
            <wp:extent cx="2447925" cy="1914525"/>
            <wp:effectExtent l="0" t="0" r="9525" b="952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925" cy="1914525"/>
                    </a:xfrm>
                    <a:prstGeom prst="rect">
                      <a:avLst/>
                    </a:prstGeom>
                  </pic:spPr>
                </pic:pic>
              </a:graphicData>
            </a:graphic>
          </wp:inline>
        </w:drawing>
      </w:r>
    </w:p>
    <w:p w14:paraId="45A29808" w14:textId="205BDF0D" w:rsidR="00B32D67" w:rsidRDefault="00E74678" w:rsidP="00E74678">
      <w:pPr>
        <w:pStyle w:val="Napis"/>
      </w:pPr>
      <w:bookmarkStart w:id="277" w:name="_Toc38541371"/>
      <w:r>
        <w:t xml:space="preserve">Slika </w:t>
      </w:r>
      <w:r w:rsidR="0047580A">
        <w:fldChar w:fldCharType="begin"/>
      </w:r>
      <w:r w:rsidR="0047580A">
        <w:instrText xml:space="preserve"> SEQ Slika \* ARABIC </w:instrText>
      </w:r>
      <w:r w:rsidR="0047580A">
        <w:fldChar w:fldCharType="separate"/>
      </w:r>
      <w:r w:rsidR="006165D5">
        <w:rPr>
          <w:noProof/>
        </w:rPr>
        <w:t>16</w:t>
      </w:r>
      <w:r w:rsidR="0047580A">
        <w:rPr>
          <w:noProof/>
        </w:rPr>
        <w:fldChar w:fldCharType="end"/>
      </w:r>
      <w:r>
        <w:t xml:space="preserve">: </w:t>
      </w:r>
      <w:r w:rsidRPr="00665E36">
        <w:t xml:space="preserve">Računalniška aplikacija </w:t>
      </w:r>
      <w:del w:id="278" w:author="Klemen Šuštar" w:date="2020-02-09T18:33:00Z">
        <w:r w:rsidRPr="00665E36" w:rsidDel="00B32D67">
          <w:delText>-</w:delText>
        </w:r>
      </w:del>
      <w:ins w:id="279" w:author="Klemen Šuštar" w:date="2020-02-09T18:33:00Z">
        <w:r w:rsidR="00B32D67">
          <w:t>–</w:t>
        </w:r>
      </w:ins>
      <w:r w:rsidRPr="00665E36">
        <w:t xml:space="preserve"> </w:t>
      </w:r>
      <w:r>
        <w:t>nastavitve</w:t>
      </w:r>
      <w:bookmarkEnd w:id="277"/>
    </w:p>
    <w:p w14:paraId="4A4DCF78" w14:textId="642AB92F" w:rsidR="001D62EA" w:rsidRDefault="001D62EA" w:rsidP="001D62EA">
      <w:pPr>
        <w:pStyle w:val="Odstavekseznama"/>
        <w:numPr>
          <w:ilvl w:val="0"/>
          <w:numId w:val="15"/>
        </w:numPr>
      </w:pPr>
      <w:r>
        <w:t>Opcija »Odpri map ob shranitvi« - odpre mapo v katero shrani PDF oziroma PNG</w:t>
      </w:r>
    </w:p>
    <w:p w14:paraId="560F28D3" w14:textId="30201B4D" w:rsidR="00A75787" w:rsidRDefault="00A75787" w:rsidP="001D62EA">
      <w:pPr>
        <w:pStyle w:val="Odstavekseznama"/>
        <w:numPr>
          <w:ilvl w:val="0"/>
          <w:numId w:val="15"/>
        </w:numPr>
      </w:pPr>
      <w:r>
        <w:t>Opcija »Konzola« - omogoč</w:t>
      </w:r>
      <w:r w:rsidR="00237914">
        <w:t>a</w:t>
      </w:r>
      <w:r>
        <w:t xml:space="preserve"> izpisovanje operacij v konzolo</w:t>
      </w:r>
    </w:p>
    <w:p w14:paraId="428F831F" w14:textId="5921A37E" w:rsidR="00A75787" w:rsidRDefault="00A75787" w:rsidP="001D62EA">
      <w:pPr>
        <w:pStyle w:val="Odstavekseznama"/>
        <w:numPr>
          <w:ilvl w:val="0"/>
          <w:numId w:val="15"/>
        </w:numPr>
      </w:pPr>
      <w:r>
        <w:t>Opcija »Temni način« - omogoča preklop barve menijev</w:t>
      </w:r>
    </w:p>
    <w:p w14:paraId="042ED839" w14:textId="526A004F" w:rsidR="001D62EA" w:rsidRDefault="001D62EA" w:rsidP="001D62EA">
      <w:pPr>
        <w:pStyle w:val="Odstavekseznama"/>
        <w:numPr>
          <w:ilvl w:val="0"/>
          <w:numId w:val="15"/>
        </w:numPr>
      </w:pPr>
      <w:r>
        <w:t xml:space="preserve">»Barva ozadja« - kliknemo na kvadratek z odtenkom barve pri </w:t>
      </w:r>
      <w:r w:rsidR="00A75787">
        <w:t>katerem</w:t>
      </w:r>
      <w:r>
        <w:t xml:space="preserve"> se odpre meni na katerem lahko izberemo barvo za ozadje</w:t>
      </w:r>
    </w:p>
    <w:p w14:paraId="183AE27A" w14:textId="15F45A92" w:rsidR="001D62EA" w:rsidRPr="001D62EA" w:rsidRDefault="001D62EA" w:rsidP="001D62EA">
      <w:pPr>
        <w:pStyle w:val="Odstavekseznama"/>
        <w:numPr>
          <w:ilvl w:val="0"/>
          <w:numId w:val="15"/>
        </w:numPr>
      </w:pPr>
      <w:r>
        <w:lastRenderedPageBreak/>
        <w:t xml:space="preserve">»Barva lika/telesa« - kliknemo na kvadratek z odtenkom barve pri </w:t>
      </w:r>
      <w:r w:rsidR="00A75787">
        <w:t xml:space="preserve">katerem </w:t>
      </w:r>
      <w:r>
        <w:t>se odpre meni na katerem lahko izberemo barvo za lik oziroma telo</w:t>
      </w:r>
    </w:p>
    <w:p w14:paraId="260F327F" w14:textId="663396BD" w:rsidR="001D62EA" w:rsidRPr="001D62EA" w:rsidRDefault="001D62EA" w:rsidP="001D62EA">
      <w:pPr>
        <w:pStyle w:val="Odstavekseznama"/>
        <w:numPr>
          <w:ilvl w:val="0"/>
          <w:numId w:val="15"/>
        </w:numPr>
      </w:pPr>
      <w:r>
        <w:t xml:space="preserve">»Barva obrobe lika/telesa« - kliknemo na kvadratek z odtenkom barve pri </w:t>
      </w:r>
      <w:r w:rsidR="00A75787">
        <w:t xml:space="preserve">katerem </w:t>
      </w:r>
      <w:r>
        <w:t>se odpre meni na katerem lahko izberemo barvo za obrobo lika oziroma telesa</w:t>
      </w:r>
    </w:p>
    <w:p w14:paraId="3B7F2854" w14:textId="471A6B47" w:rsidR="001D62EA" w:rsidRPr="001D62EA" w:rsidRDefault="001D62EA" w:rsidP="001D62EA">
      <w:pPr>
        <w:pStyle w:val="Odstavekseznama"/>
        <w:numPr>
          <w:ilvl w:val="0"/>
          <w:numId w:val="15"/>
        </w:numPr>
      </w:pPr>
      <w:r>
        <w:t>»Jezik« - izberemo jezik aplikacije</w:t>
      </w:r>
    </w:p>
    <w:p w14:paraId="177E442D" w14:textId="5FB2FEF9" w:rsidR="00355668" w:rsidRDefault="0087461A" w:rsidP="00355668">
      <w:pPr>
        <w:pStyle w:val="4Naslov"/>
      </w:pPr>
      <w:bookmarkStart w:id="280" w:name="_Toc38537424"/>
      <w:r>
        <w:t>Izbor likov oziroma teles</w:t>
      </w:r>
      <w:bookmarkEnd w:id="280"/>
    </w:p>
    <w:p w14:paraId="70EC9190" w14:textId="66492BF6" w:rsidR="001D62EA" w:rsidRPr="001D62EA" w:rsidRDefault="001D62EA" w:rsidP="001D62EA">
      <w:pPr>
        <w:rPr>
          <w:ins w:id="281" w:author="Klemen Šuštar" w:date="2020-02-09T18:33:00Z"/>
        </w:rPr>
      </w:pPr>
      <w:r>
        <w:t>Meni »Liki / Telesa« se uporablja za izbor likov in teles. Z zeleno so označene glavne kategorije, z modro podkategorije, z belo določeni liki oziroma telesa in z oranžno nedoločeni liki in telesa.</w:t>
      </w:r>
    </w:p>
    <w:p w14:paraId="13AEE8B3" w14:textId="5405676D" w:rsidR="00355668" w:rsidRDefault="006165D5" w:rsidP="00355668">
      <w:pPr>
        <w:keepNext/>
      </w:pPr>
      <w:r>
        <w:rPr>
          <w:noProof/>
        </w:rPr>
        <w:drawing>
          <wp:inline distT="0" distB="0" distL="0" distR="0" wp14:anchorId="583DB2E0" wp14:editId="52041EBB">
            <wp:extent cx="1621530" cy="3533775"/>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8660" cy="3549313"/>
                    </a:xfrm>
                    <a:prstGeom prst="rect">
                      <a:avLst/>
                    </a:prstGeom>
                  </pic:spPr>
                </pic:pic>
              </a:graphicData>
            </a:graphic>
          </wp:inline>
        </w:drawing>
      </w:r>
    </w:p>
    <w:p w14:paraId="16D026BA" w14:textId="7B968A1C" w:rsidR="005844B5" w:rsidRDefault="00355668" w:rsidP="00E74678">
      <w:pPr>
        <w:pStyle w:val="Napis"/>
      </w:pPr>
      <w:bookmarkStart w:id="282" w:name="_Toc38541372"/>
      <w:r>
        <w:t xml:space="preserve">Slika </w:t>
      </w:r>
      <w:r w:rsidR="0047580A">
        <w:fldChar w:fldCharType="begin"/>
      </w:r>
      <w:r w:rsidR="0047580A">
        <w:instrText xml:space="preserve"> SEQ Slika \</w:instrText>
      </w:r>
      <w:r w:rsidR="0047580A">
        <w:instrText xml:space="preserve">* ARABIC </w:instrText>
      </w:r>
      <w:r w:rsidR="0047580A">
        <w:fldChar w:fldCharType="separate"/>
      </w:r>
      <w:r w:rsidR="006165D5">
        <w:rPr>
          <w:noProof/>
        </w:rPr>
        <w:t>17</w:t>
      </w:r>
      <w:r w:rsidR="0047580A">
        <w:rPr>
          <w:noProof/>
        </w:rPr>
        <w:fldChar w:fldCharType="end"/>
      </w:r>
      <w:r>
        <w:t xml:space="preserve">: Računalniška aplikacija </w:t>
      </w:r>
      <w:r w:rsidR="0087461A">
        <w:t>–</w:t>
      </w:r>
      <w:r>
        <w:t xml:space="preserve"> </w:t>
      </w:r>
      <w:r w:rsidR="0087461A">
        <w:t>liki/telesa</w:t>
      </w:r>
      <w:bookmarkEnd w:id="282"/>
    </w:p>
    <w:p w14:paraId="729CDB66" w14:textId="66537CDA" w:rsidR="006165D5" w:rsidRDefault="006165D5" w:rsidP="006165D5">
      <w:pPr>
        <w:pStyle w:val="3Naslov"/>
      </w:pPr>
      <w:bookmarkStart w:id="283" w:name="_Toc38537425"/>
      <w:r>
        <w:t>Generiran PDF dokument</w:t>
      </w:r>
      <w:bookmarkEnd w:id="283"/>
    </w:p>
    <w:p w14:paraId="2BE9AF4F" w14:textId="3437433A" w:rsidR="006165D5" w:rsidRDefault="006165D5" w:rsidP="006165D5">
      <w:r w:rsidRPr="006165D5">
        <w:t>PDF generiramo, ko v meniju »Shrani« pritisnemo gumb »Shrani«. Vsaka naloga je oštevilčena in ima podano ime lik</w:t>
      </w:r>
      <w:r w:rsidR="00237914">
        <w:t>a</w:t>
      </w:r>
      <w:r w:rsidRPr="006165D5">
        <w:t xml:space="preserve"> oziroma telesa, podatke, generirano QR kodo in naloge za uporabnika.</w:t>
      </w:r>
    </w:p>
    <w:p w14:paraId="15F4CBC5" w14:textId="77777777" w:rsidR="006165D5" w:rsidRDefault="006165D5" w:rsidP="006165D5">
      <w:pPr>
        <w:keepNext/>
      </w:pPr>
      <w:r>
        <w:rPr>
          <w:noProof/>
        </w:rPr>
        <w:drawing>
          <wp:inline distT="0" distB="0" distL="0" distR="0" wp14:anchorId="003B1196" wp14:editId="751E6ADA">
            <wp:extent cx="3514725" cy="2343150"/>
            <wp:effectExtent l="0" t="0" r="9525"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5520" cy="2343680"/>
                    </a:xfrm>
                    <a:prstGeom prst="rect">
                      <a:avLst/>
                    </a:prstGeom>
                  </pic:spPr>
                </pic:pic>
              </a:graphicData>
            </a:graphic>
          </wp:inline>
        </w:drawing>
      </w:r>
    </w:p>
    <w:p w14:paraId="30E5620E" w14:textId="7FB5943F" w:rsidR="006165D5" w:rsidRDefault="006165D5" w:rsidP="006165D5">
      <w:pPr>
        <w:pStyle w:val="Napis"/>
      </w:pPr>
      <w:bookmarkStart w:id="284" w:name="_Toc38541373"/>
      <w:r>
        <w:t xml:space="preserve">Slika </w:t>
      </w:r>
      <w:r w:rsidR="0047580A">
        <w:fldChar w:fldCharType="begin"/>
      </w:r>
      <w:r w:rsidR="0047580A">
        <w:instrText xml:space="preserve"> SEQ Slika \* ARABIC </w:instrText>
      </w:r>
      <w:r w:rsidR="0047580A">
        <w:fldChar w:fldCharType="separate"/>
      </w:r>
      <w:r>
        <w:rPr>
          <w:noProof/>
        </w:rPr>
        <w:t>18</w:t>
      </w:r>
      <w:r w:rsidR="0047580A">
        <w:rPr>
          <w:noProof/>
        </w:rPr>
        <w:fldChar w:fldCharType="end"/>
      </w:r>
      <w:r>
        <w:t xml:space="preserve">: </w:t>
      </w:r>
      <w:r w:rsidRPr="00E0656F">
        <w:t>Računalniška aplikacija - generiran PDF dokument</w:t>
      </w:r>
      <w:bookmarkEnd w:id="284"/>
    </w:p>
    <w:p w14:paraId="41B82067" w14:textId="77777777" w:rsidR="006165D5" w:rsidRPr="006165D5" w:rsidRDefault="006165D5" w:rsidP="006165D5"/>
    <w:p w14:paraId="355C9BE2" w14:textId="00598C03" w:rsidR="00A84BBA" w:rsidRDefault="00A84BBA" w:rsidP="00A84BBA">
      <w:pPr>
        <w:pStyle w:val="2Naslov"/>
        <w:outlineLvl w:val="1"/>
      </w:pPr>
      <w:bookmarkStart w:id="285" w:name="_Toc38537426"/>
      <w:r>
        <w:t>Android</w:t>
      </w:r>
      <w:bookmarkEnd w:id="285"/>
    </w:p>
    <w:p w14:paraId="065D0A10" w14:textId="411B801D" w:rsidR="00AD663D" w:rsidRPr="00AD663D" w:rsidRDefault="00AD663D" w:rsidP="00AD663D">
      <w:r>
        <w:t>Aplikacija nam omogoča vizualno predstavo likov oziroma teles v realnem svetu, prav tako pa lahko z njo rešujemo naloge, ki nam jih generira za izbran lik oziroma telo.</w:t>
      </w:r>
      <w:r w:rsidR="001F0652">
        <w:t xml:space="preserve"> Uporabimo jo tako, da kamero, ki se nam odpre usmerimo na list, na katerem je QR koda, narejena z računalniško aplikacijo. Počakamo nekaj trenutkov in na QR kodi se generira lik oziroma telo.</w:t>
      </w:r>
    </w:p>
    <w:p w14:paraId="0DB52CC6" w14:textId="77777777" w:rsidR="00B32D67" w:rsidRDefault="00BC2C0A" w:rsidP="00BC2C0A">
      <w:pPr>
        <w:pStyle w:val="3Naslov"/>
        <w:rPr>
          <w:ins w:id="286" w:author="Klemen Šuštar" w:date="2020-02-09T18:35:00Z"/>
        </w:rPr>
      </w:pPr>
      <w:bookmarkStart w:id="287" w:name="_Toc38537427"/>
      <w:r>
        <w:t>Uporabniški vmesnik</w:t>
      </w:r>
      <w:bookmarkEnd w:id="287"/>
    </w:p>
    <w:p w14:paraId="258019ED" w14:textId="77777777" w:rsidR="00AA161E" w:rsidRDefault="00B32D67" w:rsidP="003C5AD9">
      <w:bookmarkStart w:id="288" w:name="_Toc32175238"/>
      <w:ins w:id="289" w:author="Klemen Šuštar" w:date="2020-02-09T18:35:00Z">
        <w:r>
          <w:rPr>
            <w:noProof/>
          </w:rPr>
          <w:drawing>
            <wp:inline distT="0" distB="0" distL="0" distR="0" wp14:anchorId="02669F7E" wp14:editId="1BE1384E">
              <wp:extent cx="4800000" cy="2700000"/>
              <wp:effectExtent l="0" t="0" r="635" b="571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800000" cy="2700000"/>
                      </a:xfrm>
                      <a:prstGeom prst="rect">
                        <a:avLst/>
                      </a:prstGeom>
                      <a:noFill/>
                      <a:ln>
                        <a:noFill/>
                      </a:ln>
                    </pic:spPr>
                  </pic:pic>
                </a:graphicData>
              </a:graphic>
            </wp:inline>
          </w:drawing>
        </w:r>
      </w:ins>
      <w:bookmarkStart w:id="290" w:name="_GoBack"/>
      <w:bookmarkEnd w:id="288"/>
      <w:bookmarkEnd w:id="290"/>
    </w:p>
    <w:p w14:paraId="46674869" w14:textId="13AB2BDB" w:rsidR="00B32D67" w:rsidRDefault="00AA161E" w:rsidP="00AA161E">
      <w:pPr>
        <w:pStyle w:val="Napis"/>
      </w:pPr>
      <w:bookmarkStart w:id="291" w:name="_Toc38541374"/>
      <w:r>
        <w:t xml:space="preserve">Slika </w:t>
      </w:r>
      <w:r w:rsidR="0047580A">
        <w:fldChar w:fldCharType="begin"/>
      </w:r>
      <w:r w:rsidR="0047580A">
        <w:instrText xml:space="preserve"> SEQ Slika \* ARABIC </w:instrText>
      </w:r>
      <w:r w:rsidR="0047580A">
        <w:fldChar w:fldCharType="separate"/>
      </w:r>
      <w:r w:rsidR="006165D5">
        <w:rPr>
          <w:noProof/>
        </w:rPr>
        <w:t>19</w:t>
      </w:r>
      <w:r w:rsidR="0047580A">
        <w:rPr>
          <w:noProof/>
        </w:rPr>
        <w:fldChar w:fldCharType="end"/>
      </w:r>
      <w:r>
        <w:t>: Mobilna aplikacija - uporabniški vmesnik</w:t>
      </w:r>
      <w:bookmarkEnd w:id="291"/>
    </w:p>
    <w:p w14:paraId="1C9FBA74" w14:textId="231DF9DE" w:rsidR="001D62EA" w:rsidRDefault="001D62EA" w:rsidP="001D62EA">
      <w:pPr>
        <w:pStyle w:val="Odstavekseznama"/>
        <w:numPr>
          <w:ilvl w:val="0"/>
          <w:numId w:val="16"/>
        </w:numPr>
      </w:pPr>
      <w:r>
        <w:t>Levo zgoraj – gumb, ki odpre meni za naloge</w:t>
      </w:r>
    </w:p>
    <w:p w14:paraId="0109C9C8" w14:textId="758427AE" w:rsidR="00BC2C0A" w:rsidRDefault="001D62EA">
      <w:pPr>
        <w:pStyle w:val="Odstavekseznama"/>
        <w:numPr>
          <w:ilvl w:val="0"/>
          <w:numId w:val="16"/>
        </w:numPr>
        <w:pPrChange w:id="292" w:author="Klemen Šuštar" w:date="2020-02-09T18:32:00Z">
          <w:pPr>
            <w:pStyle w:val="3Naslov"/>
          </w:pPr>
        </w:pPrChange>
      </w:pPr>
      <w:r>
        <w:t xml:space="preserve">Desno zgoraj – gumb, ki odpre meni za </w:t>
      </w:r>
      <w:r w:rsidR="00237914">
        <w:t>nastavitve</w:t>
      </w:r>
    </w:p>
    <w:p w14:paraId="381B4824" w14:textId="570EACFA" w:rsidR="00B32D67" w:rsidRDefault="00BC2C0A" w:rsidP="005844B5">
      <w:pPr>
        <w:pStyle w:val="4Naslov"/>
      </w:pPr>
      <w:bookmarkStart w:id="293" w:name="_Toc38537428"/>
      <w:r>
        <w:t>Naloge za učenj</w:t>
      </w:r>
      <w:ins w:id="294" w:author="Klemen Šuštar" w:date="2020-02-09T18:35:00Z">
        <w:r w:rsidR="00B32D67">
          <w:t>e</w:t>
        </w:r>
      </w:ins>
      <w:bookmarkEnd w:id="293"/>
    </w:p>
    <w:p w14:paraId="690EE7DB" w14:textId="1043169D" w:rsidR="001F0652" w:rsidRPr="001F0652" w:rsidRDefault="001F0652" w:rsidP="001F0652">
      <w:pPr>
        <w:rPr>
          <w:ins w:id="295" w:author="Klemen Šuštar" w:date="2020-02-09T18:35:00Z"/>
        </w:rPr>
      </w:pPr>
      <w:r>
        <w:t>Meni »Naloge« se uporablja za generiranje naključnih nalog za določen lik oziroma telo, brez uporabe QR kode.</w:t>
      </w:r>
      <w:r w:rsidR="00C0288D">
        <w:t xml:space="preserve"> </w:t>
      </w:r>
      <w:r w:rsidR="00C0288D" w:rsidRPr="00C0288D">
        <w:t>Odpre se</w:t>
      </w:r>
      <w:r w:rsidR="00237914">
        <w:t>,</w:t>
      </w:r>
      <w:r w:rsidR="00C0288D" w:rsidRPr="00C0288D">
        <w:t xml:space="preserve"> ko kliknemo na gumb »</w:t>
      </w:r>
      <w:r w:rsidR="00C0288D">
        <w:t>Naloge</w:t>
      </w:r>
      <w:r w:rsidR="00C0288D" w:rsidRPr="00C0288D">
        <w:t>«</w:t>
      </w:r>
      <w:r w:rsidR="00C0288D">
        <w:t xml:space="preserve">. </w:t>
      </w:r>
      <w:r>
        <w:t xml:space="preserve">Meni lahko pomikamo levo in desno. Da </w:t>
      </w:r>
      <w:r w:rsidR="00237914">
        <w:t>prikažemo lik oziroma telo v AR</w:t>
      </w:r>
      <w:r>
        <w:t>,</w:t>
      </w:r>
      <w:r w:rsidR="00237914">
        <w:t xml:space="preserve"> kliknemo na prikazane like oziroma telesa</w:t>
      </w:r>
      <w:r>
        <w:t>.</w:t>
      </w:r>
    </w:p>
    <w:p w14:paraId="0BFE460C" w14:textId="77777777" w:rsidR="00AA161E" w:rsidRDefault="00BC2C0A" w:rsidP="003C5AD9">
      <w:del w:id="296" w:author="Klemen Šuštar" w:date="2020-02-09T18:35:00Z">
        <w:r w:rsidDel="00B32D67">
          <w:delText>e</w:delText>
        </w:r>
      </w:del>
      <w:bookmarkStart w:id="297" w:name="_Toc32175240"/>
      <w:ins w:id="298" w:author="Klemen Šuštar" w:date="2020-02-09T18:35:00Z">
        <w:r w:rsidR="00B32D67">
          <w:rPr>
            <w:noProof/>
          </w:rPr>
          <w:drawing>
            <wp:inline distT="0" distB="0" distL="0" distR="0" wp14:anchorId="13DE1BD4" wp14:editId="63191139">
              <wp:extent cx="4800000" cy="2700000"/>
              <wp:effectExtent l="0" t="0" r="635" b="571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800000" cy="2700000"/>
                      </a:xfrm>
                      <a:prstGeom prst="rect">
                        <a:avLst/>
                      </a:prstGeom>
                      <a:noFill/>
                      <a:ln>
                        <a:noFill/>
                      </a:ln>
                    </pic:spPr>
                  </pic:pic>
                </a:graphicData>
              </a:graphic>
            </wp:inline>
          </w:drawing>
        </w:r>
      </w:ins>
      <w:bookmarkEnd w:id="297"/>
    </w:p>
    <w:p w14:paraId="15C27378" w14:textId="132D8B48" w:rsidR="001F0652" w:rsidRPr="001F0652" w:rsidRDefault="00AA161E">
      <w:pPr>
        <w:pStyle w:val="Napis"/>
        <w:pPrChange w:id="299" w:author="Klemen Šuštar" w:date="2020-02-09T18:31:00Z">
          <w:pPr>
            <w:pStyle w:val="4Naslov"/>
          </w:pPr>
        </w:pPrChange>
      </w:pPr>
      <w:bookmarkStart w:id="300" w:name="_Toc38541375"/>
      <w:r>
        <w:lastRenderedPageBreak/>
        <w:t xml:space="preserve">Slika </w:t>
      </w:r>
      <w:r w:rsidR="0047580A">
        <w:fldChar w:fldCharType="begin"/>
      </w:r>
      <w:r w:rsidR="0047580A">
        <w:instrText xml:space="preserve"> SEQ Slika \* ARABIC </w:instrText>
      </w:r>
      <w:r w:rsidR="0047580A">
        <w:fldChar w:fldCharType="separate"/>
      </w:r>
      <w:r w:rsidR="006165D5">
        <w:rPr>
          <w:noProof/>
        </w:rPr>
        <w:t>20</w:t>
      </w:r>
      <w:r w:rsidR="0047580A">
        <w:rPr>
          <w:noProof/>
        </w:rPr>
        <w:fldChar w:fldCharType="end"/>
      </w:r>
      <w:r>
        <w:t>: Mobilna aplikacija - naloge</w:t>
      </w:r>
      <w:bookmarkEnd w:id="300"/>
    </w:p>
    <w:p w14:paraId="6E00836A" w14:textId="5D6647AB" w:rsidR="00B32D67" w:rsidRDefault="00BC2C0A" w:rsidP="005844B5">
      <w:pPr>
        <w:pStyle w:val="4Naslov"/>
      </w:pPr>
      <w:bookmarkStart w:id="301" w:name="_Toc38537429"/>
      <w:r>
        <w:t>Nastavitve</w:t>
      </w:r>
      <w:bookmarkEnd w:id="301"/>
    </w:p>
    <w:p w14:paraId="37D84782" w14:textId="78C7367C" w:rsidR="00C0288D" w:rsidRPr="00C0288D" w:rsidRDefault="00C0288D" w:rsidP="00C0288D">
      <w:pPr>
        <w:rPr>
          <w:ins w:id="302" w:author="Klemen Šuštar" w:date="2020-02-09T18:36:00Z"/>
        </w:rPr>
      </w:pPr>
      <w:r w:rsidRPr="00C0288D">
        <w:t xml:space="preserve">Meni »Nastavitve« se uporablja za upravljanje z nastavitvami. </w:t>
      </w:r>
      <w:bookmarkStart w:id="303" w:name="_Hlk32175143"/>
      <w:r w:rsidRPr="00C0288D">
        <w:t>Odpre se</w:t>
      </w:r>
      <w:r w:rsidR="00237914">
        <w:t>,</w:t>
      </w:r>
      <w:r w:rsidRPr="00C0288D">
        <w:t xml:space="preserve"> ko kliknemo na gumb »Nastavitve«</w:t>
      </w:r>
      <w:r>
        <w:t>.</w:t>
      </w:r>
    </w:p>
    <w:p w14:paraId="207CA7B4" w14:textId="77777777" w:rsidR="00AA161E" w:rsidRDefault="00B32D67" w:rsidP="003C5AD9">
      <w:bookmarkStart w:id="304" w:name="_Toc32175242"/>
      <w:bookmarkEnd w:id="303"/>
      <w:ins w:id="305" w:author="Klemen Šuštar" w:date="2020-02-09T18:36:00Z">
        <w:r>
          <w:rPr>
            <w:noProof/>
          </w:rPr>
          <w:drawing>
            <wp:inline distT="0" distB="0" distL="0" distR="0" wp14:anchorId="1D0F9640" wp14:editId="566CD6C8">
              <wp:extent cx="4798906" cy="2699385"/>
              <wp:effectExtent l="0" t="0" r="1905" b="571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798906" cy="2699385"/>
                      </a:xfrm>
                      <a:prstGeom prst="rect">
                        <a:avLst/>
                      </a:prstGeom>
                      <a:noFill/>
                      <a:ln>
                        <a:noFill/>
                      </a:ln>
                    </pic:spPr>
                  </pic:pic>
                </a:graphicData>
              </a:graphic>
            </wp:inline>
          </w:drawing>
        </w:r>
      </w:ins>
      <w:bookmarkEnd w:id="304"/>
    </w:p>
    <w:p w14:paraId="3EBDA278" w14:textId="4DB57B9D" w:rsidR="00B32D67" w:rsidRDefault="00AA161E">
      <w:pPr>
        <w:pStyle w:val="Napis"/>
        <w:rPr>
          <w:ins w:id="306" w:author="Klemen Šuštar" w:date="2020-02-09T18:31:00Z"/>
        </w:rPr>
        <w:pPrChange w:id="307" w:author="Klemen Šuštar" w:date="2020-02-09T18:31:00Z">
          <w:pPr>
            <w:pStyle w:val="4Naslov"/>
          </w:pPr>
        </w:pPrChange>
      </w:pPr>
      <w:bookmarkStart w:id="308" w:name="_Toc38541376"/>
      <w:r>
        <w:t xml:space="preserve">Slika </w:t>
      </w:r>
      <w:r w:rsidR="0047580A">
        <w:fldChar w:fldCharType="begin"/>
      </w:r>
      <w:r w:rsidR="0047580A">
        <w:instrText xml:space="preserve"> SEQ Slika \* ARABIC </w:instrText>
      </w:r>
      <w:r w:rsidR="0047580A">
        <w:fldChar w:fldCharType="separate"/>
      </w:r>
      <w:r w:rsidR="006165D5">
        <w:rPr>
          <w:noProof/>
        </w:rPr>
        <w:t>21</w:t>
      </w:r>
      <w:r w:rsidR="0047580A">
        <w:rPr>
          <w:noProof/>
        </w:rPr>
        <w:fldChar w:fldCharType="end"/>
      </w:r>
      <w:r>
        <w:t>: Mobilna aplikacija - nastavitve</w:t>
      </w:r>
      <w:bookmarkEnd w:id="308"/>
    </w:p>
    <w:p w14:paraId="2A5F6382" w14:textId="1773451A" w:rsidR="001F0652" w:rsidRDefault="001F0652" w:rsidP="001F0652">
      <w:pPr>
        <w:pStyle w:val="Odstavekseznama"/>
        <w:numPr>
          <w:ilvl w:val="0"/>
          <w:numId w:val="15"/>
        </w:numPr>
      </w:pPr>
      <w:r>
        <w:t>»Jezik« - izberemo jezik aplikacije</w:t>
      </w:r>
    </w:p>
    <w:p w14:paraId="7834935B" w14:textId="6D150FFE" w:rsidR="001F0652" w:rsidRDefault="001F0652" w:rsidP="001F0652">
      <w:pPr>
        <w:pStyle w:val="Odstavekseznama"/>
        <w:numPr>
          <w:ilvl w:val="0"/>
          <w:numId w:val="15"/>
        </w:numPr>
      </w:pPr>
      <w:r>
        <w:t xml:space="preserve">»Barva lika« - kliknemo na kvadratek z odtenkom barve </w:t>
      </w:r>
      <w:r w:rsidR="00237914">
        <w:t xml:space="preserve">v katerega vpišemo barvo v HEX zapisu </w:t>
      </w:r>
    </w:p>
    <w:p w14:paraId="140604DE" w14:textId="6E950CE9" w:rsidR="001F0652" w:rsidRDefault="001F0652" w:rsidP="001F0652">
      <w:pPr>
        <w:pStyle w:val="Odstavekseznama"/>
        <w:numPr>
          <w:ilvl w:val="0"/>
          <w:numId w:val="15"/>
        </w:numPr>
      </w:pPr>
      <w:r>
        <w:t xml:space="preserve">»Barva obrobe lika« - kliknemo na kvadratek z odtenkom barve </w:t>
      </w:r>
      <w:r w:rsidR="00237914">
        <w:t>v katerega vpišemo barvo v HEX zapisu</w:t>
      </w:r>
    </w:p>
    <w:p w14:paraId="5F473549" w14:textId="20B1C18F" w:rsidR="001F0652" w:rsidRDefault="006165D5" w:rsidP="001F0652">
      <w:pPr>
        <w:pStyle w:val="Odstavekseznama"/>
        <w:numPr>
          <w:ilvl w:val="0"/>
          <w:numId w:val="15"/>
        </w:numPr>
      </w:pPr>
      <w:r>
        <w:t xml:space="preserve"> </w:t>
      </w:r>
      <w:r w:rsidR="001F0652">
        <w:t>»Konzola« - prikaže konzolo</w:t>
      </w:r>
    </w:p>
    <w:p w14:paraId="590E2843" w14:textId="50A2D19A" w:rsidR="00BC2C0A" w:rsidRPr="006165D5" w:rsidRDefault="00B32D67">
      <w:pPr>
        <w:pPrChange w:id="309" w:author="Klemen Šuštar" w:date="2020-02-09T18:31:00Z">
          <w:pPr>
            <w:pStyle w:val="4Naslov"/>
          </w:pPr>
        </w:pPrChange>
      </w:pPr>
      <w:ins w:id="310" w:author="Klemen Šuštar" w:date="2020-02-09T18:35:00Z">
        <w:r>
          <w:br w:type="page"/>
        </w:r>
      </w:ins>
      <w:del w:id="311" w:author="Klemen Šuštar" w:date="2020-02-09T18:31:00Z">
        <w:r w:rsidR="00BC2C0A" w:rsidDel="00B32D67">
          <w:delText xml:space="preserve"> </w:delText>
        </w:r>
      </w:del>
    </w:p>
    <w:p w14:paraId="1B3DD374" w14:textId="114FEC9F" w:rsidR="00A84BBA" w:rsidRDefault="004E6D42" w:rsidP="00C02A49">
      <w:pPr>
        <w:pStyle w:val="1Naslov"/>
        <w:outlineLvl w:val="0"/>
      </w:pPr>
      <w:bookmarkStart w:id="312" w:name="_Toc38537430"/>
      <w:r>
        <w:lastRenderedPageBreak/>
        <w:t>Zaključek</w:t>
      </w:r>
      <w:bookmarkEnd w:id="312"/>
    </w:p>
    <w:p w14:paraId="11072CE1" w14:textId="0E2E895C" w:rsidR="006165D5" w:rsidRDefault="006165D5" w:rsidP="006165D5">
      <w:r>
        <w:t xml:space="preserve">Razširjena resničnost je novost na področju mobilne tehnologije, ki zadnja leta postaja bolj in bolj popularna. Je tehnologija s katero resničnost izboljšamo z računalniško generiranimi informacijami. Uporablja se lahko v poslu, izobraževanju in za zabavo. </w:t>
      </w:r>
      <w:sdt>
        <w:sdtPr>
          <w:id w:val="1997059968"/>
          <w:citation/>
        </w:sdtPr>
        <w:sdtEndPr/>
        <w:sdtContent>
          <w:r>
            <w:fldChar w:fldCharType="begin"/>
          </w:r>
          <w:r>
            <w:instrText xml:space="preserve"> CITATION Lin07 \l 1060 </w:instrText>
          </w:r>
          <w:r>
            <w:fldChar w:fldCharType="separate"/>
          </w:r>
          <w:r w:rsidRPr="006165D5">
            <w:rPr>
              <w:noProof/>
            </w:rPr>
            <w:t>[1]</w:t>
          </w:r>
          <w:r>
            <w:fldChar w:fldCharType="end"/>
          </w:r>
        </w:sdtContent>
      </w:sdt>
    </w:p>
    <w:p w14:paraId="5B5168F0" w14:textId="43162992" w:rsidR="006165D5" w:rsidRDefault="006165D5" w:rsidP="006165D5">
      <w:r>
        <w:t>S to tehnologijo lahko prikažemo informacije, k</w:t>
      </w:r>
      <w:r w:rsidR="00237914">
        <w:t xml:space="preserve">i </w:t>
      </w:r>
      <w:r>
        <w:t>bi drugače bile zapisane na papirju, v realnosti, tako da v prihodnosti lahko namesto pisnih navodil za uporabo neke naprave pričakujemo samo QR-kodo katera nam bo v razširjeni  resničnosti prikazala napravo in vizualno prikazala</w:t>
      </w:r>
      <w:r w:rsidR="00237914">
        <w:t>,</w:t>
      </w:r>
      <w:r>
        <w:t xml:space="preserve"> kako se uporablja.</w:t>
      </w:r>
    </w:p>
    <w:p w14:paraId="5D3397AD" w14:textId="4445AF77" w:rsidR="006165D5" w:rsidRDefault="006165D5" w:rsidP="006165D5">
      <w:r>
        <w:t>Naredili smo aplikacijo za namizne računalnik</w:t>
      </w:r>
      <w:r w:rsidR="00237914">
        <w:t>e</w:t>
      </w:r>
      <w:r>
        <w:t>, kjer lahko učitelj generira naloge in aplikacijo za android telefone, kjer lahko učenec s pomočjo AR vidi lik oziroma telo navidezno s pomočjo telefona.</w:t>
      </w:r>
    </w:p>
    <w:p w14:paraId="1F4EB58C" w14:textId="77777777" w:rsidR="006165D5" w:rsidRDefault="006165D5" w:rsidP="006165D5">
      <w:r>
        <w:t xml:space="preserve">Aplikacija ima veliko prednosti, kot so generiranje PDF dokumenta brez drugih orodij, gledanje lika oziroma telesa v AR ali na računalniku, možnost za prevod v druge jezike. </w:t>
      </w:r>
    </w:p>
    <w:p w14:paraId="29976C57" w14:textId="77777777" w:rsidR="006165D5" w:rsidRDefault="006165D5" w:rsidP="006165D5">
      <w:r>
        <w:t>Ima pa tudi slabosti, kot so urejanje likov in teles je zelo omejeno, izbira nalog in podanih podatkov je prav tako omejena in brez logotipa android aplikacija ne prikaže ničesar.</w:t>
      </w:r>
    </w:p>
    <w:p w14:paraId="31240D17" w14:textId="77777777" w:rsidR="006165D5" w:rsidRDefault="006165D5" w:rsidP="006165D5">
      <w:r>
        <w:t>Pri namizni aplikaciji bi lahko izboljšali izbiro nalog in podanih podatkov, kot tudi urejanje likov. Pri android aplikaciji, pa da se lahko liki in telesa prikažejo tudi brez logotipa in QR kode.</w:t>
      </w:r>
    </w:p>
    <w:p w14:paraId="423543E9" w14:textId="46CABB5D" w:rsidR="006165D5" w:rsidRDefault="006165D5" w:rsidP="006165D5">
      <w:r>
        <w:t>Projekt je bil uspešen, čeprav smo vmes naleteli na veliko nepričakovanih težav, ki so popestrile izdelavo aplikacij. Saj če ne bi bilo težav, bi pomenilo da nekaj podobnega že obstaja.</w:t>
      </w:r>
    </w:p>
    <w:p w14:paraId="6A82C177" w14:textId="77777777" w:rsidR="006165D5" w:rsidRDefault="006165D5">
      <w:r>
        <w:br w:type="page"/>
      </w:r>
    </w:p>
    <w:bookmarkStart w:id="313" w:name="_Toc38537431" w:displacedByCustomXml="next"/>
    <w:sdt>
      <w:sdtPr>
        <w:rPr>
          <w:rFonts w:asciiTheme="minorHAnsi" w:eastAsiaTheme="minorEastAsia" w:hAnsiTheme="minorHAnsi" w:cstheme="minorBidi"/>
          <w:color w:val="auto"/>
          <w:sz w:val="22"/>
          <w:szCs w:val="22"/>
        </w:rPr>
        <w:id w:val="-511458620"/>
        <w:docPartObj>
          <w:docPartGallery w:val="Bibliographies"/>
          <w:docPartUnique/>
        </w:docPartObj>
      </w:sdtPr>
      <w:sdtEndPr/>
      <w:sdtContent>
        <w:p w14:paraId="521107C8" w14:textId="27688BA6" w:rsidR="006165D5" w:rsidRDefault="006165D5">
          <w:pPr>
            <w:pStyle w:val="Naslov1"/>
          </w:pPr>
          <w:r>
            <w:t>Bibliografija</w:t>
          </w:r>
          <w:bookmarkEnd w:id="313"/>
        </w:p>
        <w:sdt>
          <w:sdtPr>
            <w:id w:val="111145805"/>
            <w:bibliography/>
          </w:sdtPr>
          <w:sdtEndPr/>
          <w:sdtContent>
            <w:p w14:paraId="2DF3D116" w14:textId="77777777" w:rsidR="006165D5" w:rsidRDefault="006165D5" w:rsidP="006165D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6165D5" w14:paraId="48D7F21B" w14:textId="77777777">
                <w:trPr>
                  <w:divId w:val="1025210047"/>
                  <w:tblCellSpacing w:w="15" w:type="dxa"/>
                </w:trPr>
                <w:tc>
                  <w:tcPr>
                    <w:tcW w:w="50" w:type="pct"/>
                    <w:hideMark/>
                  </w:tcPr>
                  <w:p w14:paraId="2C4D8F8F" w14:textId="30865EE9" w:rsidR="006165D5" w:rsidRDefault="006165D5">
                    <w:pPr>
                      <w:pStyle w:val="Bibliografija"/>
                      <w:rPr>
                        <w:noProof/>
                        <w:sz w:val="24"/>
                        <w:szCs w:val="24"/>
                      </w:rPr>
                    </w:pPr>
                    <w:r>
                      <w:rPr>
                        <w:noProof/>
                      </w:rPr>
                      <w:t xml:space="preserve">[1] </w:t>
                    </w:r>
                  </w:p>
                </w:tc>
                <w:tc>
                  <w:tcPr>
                    <w:tcW w:w="0" w:type="auto"/>
                    <w:hideMark/>
                  </w:tcPr>
                  <w:p w14:paraId="3689358B" w14:textId="77777777" w:rsidR="006165D5" w:rsidRDefault="006165D5">
                    <w:pPr>
                      <w:pStyle w:val="Bibliografija"/>
                      <w:rPr>
                        <w:noProof/>
                      </w:rPr>
                    </w:pPr>
                    <w:r>
                      <w:rPr>
                        <w:noProof/>
                      </w:rPr>
                      <w:t xml:space="preserve">J. Linowes in K. Babilinski, Augmented Reality for Developers: Build practical augmented reality applications with Unity, ARCore, ARKit, and Vuforia, 2007. </w:t>
                    </w:r>
                  </w:p>
                </w:tc>
              </w:tr>
              <w:tr w:rsidR="006165D5" w14:paraId="3B49AFC8" w14:textId="77777777">
                <w:trPr>
                  <w:divId w:val="1025210047"/>
                  <w:tblCellSpacing w:w="15" w:type="dxa"/>
                </w:trPr>
                <w:tc>
                  <w:tcPr>
                    <w:tcW w:w="50" w:type="pct"/>
                    <w:hideMark/>
                  </w:tcPr>
                  <w:p w14:paraId="1F6FE322" w14:textId="77777777" w:rsidR="006165D5" w:rsidRDefault="006165D5">
                    <w:pPr>
                      <w:pStyle w:val="Bibliografija"/>
                      <w:rPr>
                        <w:noProof/>
                      </w:rPr>
                    </w:pPr>
                    <w:r>
                      <w:rPr>
                        <w:noProof/>
                      </w:rPr>
                      <w:t xml:space="preserve">[2] </w:t>
                    </w:r>
                  </w:p>
                </w:tc>
                <w:tc>
                  <w:tcPr>
                    <w:tcW w:w="0" w:type="auto"/>
                    <w:hideMark/>
                  </w:tcPr>
                  <w:p w14:paraId="2269435B" w14:textId="77777777" w:rsidR="006165D5" w:rsidRDefault="006165D5">
                    <w:pPr>
                      <w:pStyle w:val="Bibliografija"/>
                      <w:rPr>
                        <w:noProof/>
                      </w:rPr>
                    </w:pPr>
                    <w:r>
                      <w:rPr>
                        <w:noProof/>
                      </w:rPr>
                      <w:t>M. Krajnc, „Generating barcodes in Unity with ZXIng,“ [Elektronski]. Available: http://mihakrajnc.com/generating-barcodes-in-unity-with-zxing/#more-89. [Poskus dostopa 8 11 2019].</w:t>
                    </w:r>
                  </w:p>
                </w:tc>
              </w:tr>
              <w:tr w:rsidR="006165D5" w14:paraId="650D0D5B" w14:textId="77777777">
                <w:trPr>
                  <w:divId w:val="1025210047"/>
                  <w:tblCellSpacing w:w="15" w:type="dxa"/>
                </w:trPr>
                <w:tc>
                  <w:tcPr>
                    <w:tcW w:w="50" w:type="pct"/>
                    <w:hideMark/>
                  </w:tcPr>
                  <w:p w14:paraId="14E96E91" w14:textId="77777777" w:rsidR="006165D5" w:rsidRDefault="006165D5">
                    <w:pPr>
                      <w:pStyle w:val="Bibliografija"/>
                      <w:rPr>
                        <w:noProof/>
                      </w:rPr>
                    </w:pPr>
                    <w:r>
                      <w:rPr>
                        <w:noProof/>
                      </w:rPr>
                      <w:t xml:space="preserve">[3] </w:t>
                    </w:r>
                  </w:p>
                </w:tc>
                <w:tc>
                  <w:tcPr>
                    <w:tcW w:w="0" w:type="auto"/>
                    <w:hideMark/>
                  </w:tcPr>
                  <w:p w14:paraId="5A435B29" w14:textId="77777777" w:rsidR="006165D5" w:rsidRDefault="006165D5">
                    <w:pPr>
                      <w:pStyle w:val="Bibliografija"/>
                      <w:rPr>
                        <w:noProof/>
                      </w:rPr>
                    </w:pPr>
                    <w:r>
                      <w:rPr>
                        <w:noProof/>
                      </w:rPr>
                      <w:t>Unity-Technologies, „arfoundation-samples/TestCameraImage.cs at master · Unity-Technologies/arfoundation-samples,“ [Elektronski]. Available: https://github.com/Unity-Technologies/arfoundation-samples/blob/master/Assets/Scripts/TestCameraImage.cs. [Poskus dostopa 4 3 2020].</w:t>
                    </w:r>
                  </w:p>
                </w:tc>
              </w:tr>
              <w:tr w:rsidR="006165D5" w14:paraId="139FCF43" w14:textId="77777777">
                <w:trPr>
                  <w:divId w:val="1025210047"/>
                  <w:tblCellSpacing w:w="15" w:type="dxa"/>
                </w:trPr>
                <w:tc>
                  <w:tcPr>
                    <w:tcW w:w="50" w:type="pct"/>
                    <w:hideMark/>
                  </w:tcPr>
                  <w:p w14:paraId="40C6579E" w14:textId="77777777" w:rsidR="006165D5" w:rsidRDefault="006165D5">
                    <w:pPr>
                      <w:pStyle w:val="Bibliografija"/>
                      <w:rPr>
                        <w:noProof/>
                      </w:rPr>
                    </w:pPr>
                    <w:r>
                      <w:rPr>
                        <w:noProof/>
                      </w:rPr>
                      <w:t xml:space="preserve">[4] </w:t>
                    </w:r>
                  </w:p>
                </w:tc>
                <w:tc>
                  <w:tcPr>
                    <w:tcW w:w="0" w:type="auto"/>
                    <w:hideMark/>
                  </w:tcPr>
                  <w:p w14:paraId="141C1008" w14:textId="77777777" w:rsidR="006165D5" w:rsidRDefault="006165D5">
                    <w:pPr>
                      <w:pStyle w:val="Bibliografija"/>
                      <w:rPr>
                        <w:noProof/>
                      </w:rPr>
                    </w:pPr>
                    <w:r>
                      <w:rPr>
                        <w:noProof/>
                      </w:rPr>
                      <w:t xml:space="preserve">P. Felicia, Unity From Zero to Proficiency (Foundations): A step-by-step guide to creating your first game with Unity, 2020. </w:t>
                    </w:r>
                  </w:p>
                </w:tc>
              </w:tr>
            </w:tbl>
            <w:p w14:paraId="74DEF456" w14:textId="77777777" w:rsidR="006165D5" w:rsidRDefault="006165D5">
              <w:pPr>
                <w:divId w:val="1025210047"/>
                <w:rPr>
                  <w:rFonts w:eastAsia="Times New Roman"/>
                  <w:noProof/>
                </w:rPr>
              </w:pPr>
            </w:p>
            <w:p w14:paraId="726468F5" w14:textId="4B661CB8" w:rsidR="006165D5" w:rsidRDefault="006165D5" w:rsidP="006165D5">
              <w:r>
                <w:rPr>
                  <w:b/>
                  <w:bCs/>
                </w:rPr>
                <w:fldChar w:fldCharType="end"/>
              </w:r>
            </w:p>
          </w:sdtContent>
        </w:sdt>
      </w:sdtContent>
    </w:sdt>
    <w:p w14:paraId="1F602727" w14:textId="77777777" w:rsidR="006165D5" w:rsidRPr="006165D5" w:rsidRDefault="006165D5" w:rsidP="006165D5"/>
    <w:sectPr w:rsidR="006165D5" w:rsidRPr="006165D5" w:rsidSect="00C3632A">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Uroš Ocepek" w:date="2019-11-24T14:13:00Z" w:initials="UO">
    <w:p w14:paraId="6DE515D4" w14:textId="13A28B83" w:rsidR="004B3D05" w:rsidRDefault="004B3D05">
      <w:pPr>
        <w:pStyle w:val="Pripombabesedilo"/>
      </w:pPr>
      <w:r>
        <w:rPr>
          <w:rStyle w:val="Pripombasklic"/>
        </w:rPr>
        <w:annotationRef/>
      </w:r>
      <w:r>
        <w:t>Tukaj moraš narediti uvod – torej napisati področje, zakaj je pomembno uporabiti AR-tehnologijo, kaj s tem pridobimo …</w:t>
      </w:r>
    </w:p>
  </w:comment>
  <w:comment w:id="47" w:author="Uroš Ocepek" w:date="2019-11-24T14:13:00Z" w:initials="UO">
    <w:p w14:paraId="5DCEE273" w14:textId="0A6E40AB" w:rsidR="004B3D05" w:rsidRDefault="004B3D05">
      <w:pPr>
        <w:pStyle w:val="Pripombabesedilo"/>
      </w:pPr>
      <w:r>
        <w:rPr>
          <w:rStyle w:val="Pripombasklic"/>
        </w:rPr>
        <w:annotationRef/>
      </w:r>
      <w:r>
        <w:t>Ali je to opis direktno iz mojega opisa, ko si prijavil zaključno nalogo? Mislim, da sem nekoliko drugače napisal.</w:t>
      </w:r>
    </w:p>
  </w:comment>
  <w:comment w:id="69" w:author="Uroš Ocepek" w:date="2019-11-24T14:16:00Z" w:initials="UO">
    <w:p w14:paraId="44CB74B2" w14:textId="08EBBCE4" w:rsidR="004B3D05" w:rsidRDefault="004B3D05">
      <w:pPr>
        <w:pStyle w:val="Pripombabesedilo"/>
      </w:pPr>
      <w:r>
        <w:rPr>
          <w:rStyle w:val="Pripombasklic"/>
        </w:rPr>
        <w:annotationRef/>
      </w:r>
      <w:r>
        <w:t>Napiši kratek uvod v tehnologije. Pri pisanju strokovnih poročil (diplom, disertaciji) ne sme biti samo naslov poglavja, ampak vsaj nekaj stavkov, da narediš uvod v podpoglavja.</w:t>
      </w:r>
      <w:r>
        <w:br/>
      </w:r>
      <w:r>
        <w:br/>
        <w:t>Recimo:</w:t>
      </w:r>
      <w:r>
        <w:br/>
        <w:t>Pri izdelavi zaključne naloge smo se odločili, da bomo naredili aplikacije za podporo AR-tehnologije. Aplikacije si bo uporabnik namestil za pametne naprave. Pri pregledu obstoječih najpogosteje uporabljenih tehnologij smo se odločili za: ….našteješ…</w:t>
      </w:r>
      <w:r>
        <w:br/>
        <w:t>Nato pa sledijo podpoglavja.</w:t>
      </w:r>
    </w:p>
  </w:comment>
  <w:comment w:id="96" w:author="Uroš Ocepek" w:date="2019-11-24T14:19:00Z" w:initials="UO">
    <w:p w14:paraId="13FFA92C" w14:textId="51486642" w:rsidR="004B3D05" w:rsidRDefault="004B3D05">
      <w:pPr>
        <w:pStyle w:val="Pripombabesedilo"/>
      </w:pPr>
      <w:r>
        <w:rPr>
          <w:rStyle w:val="Pripombasklic"/>
        </w:rPr>
        <w:annotationRef/>
      </w:r>
      <w:r>
        <w:t>Pisati moraš vedno v 3. osebi množine, četudi si samo ti pisal/naredil. Enako potem, ko boš predstavljal nalogo pred komisijo, moraš uporabljati 3. osebo množine. Moraš povsod popraviti…</w:t>
      </w:r>
    </w:p>
  </w:comment>
  <w:comment w:id="100" w:author="Uroš Ocepek" w:date="2019-11-24T14:19:00Z" w:initials="UO">
    <w:p w14:paraId="36B73A3A" w14:textId="79892FF4" w:rsidR="004B3D05" w:rsidRDefault="004B3D05">
      <w:pPr>
        <w:pStyle w:val="Pripombabesedilo"/>
      </w:pPr>
      <w:r>
        <w:rPr>
          <w:rStyle w:val="Pripombasklic"/>
        </w:rPr>
        <w:annotationRef/>
      </w:r>
      <w:r>
        <w:t>Programski jezik mogoče – ker samo jezik ima lahko preveč različnih razlag.</w:t>
      </w:r>
    </w:p>
  </w:comment>
  <w:comment w:id="101" w:author="Klemen Šuštar" w:date="2019-12-01T19:34:00Z" w:initials="KŠ">
    <w:p w14:paraId="5DB5D3C9" w14:textId="0ED7FE3E" w:rsidR="004B3D05" w:rsidRDefault="004B3D05">
      <w:pPr>
        <w:pStyle w:val="Pripombabesedilo"/>
      </w:pPr>
      <w:r>
        <w:rPr>
          <w:rStyle w:val="Pripombasklic"/>
        </w:rPr>
        <w:annotationRef/>
      </w:r>
      <w:r>
        <w:t>Z jezikom aplikacije sem tu mislil jezik kot je npr. slovenščina</w:t>
      </w:r>
    </w:p>
  </w:comment>
  <w:comment w:id="155" w:author="Uroš Ocepek" w:date="2019-11-24T14:44:00Z" w:initials="UO">
    <w:p w14:paraId="6C7EACB7" w14:textId="77777777" w:rsidR="004B3D05" w:rsidRDefault="004B3D05">
      <w:pPr>
        <w:pStyle w:val="Pripombabesedilo"/>
      </w:pPr>
      <w:r>
        <w:rPr>
          <w:rStyle w:val="Pripombasklic"/>
        </w:rPr>
        <w:annotationRef/>
      </w:r>
      <w:r>
        <w:t>Manjkajo uvodi v posamezna poglavja.</w:t>
      </w:r>
    </w:p>
    <w:p w14:paraId="7C8F69F3" w14:textId="77777777" w:rsidR="004B3D05" w:rsidRDefault="004B3D05">
      <w:pPr>
        <w:pStyle w:val="Pripombabesedilo"/>
      </w:pPr>
    </w:p>
    <w:p w14:paraId="2D747ADB" w14:textId="2DCEF8EC" w:rsidR="004B3D05" w:rsidRDefault="004B3D05">
      <w:pPr>
        <w:pStyle w:val="Pripombabesedilo"/>
      </w:pPr>
      <w:r>
        <w:t>Pa vsekakor moraš poglobljeno opisati aplikacijo-uporabniški vmesnik. Torej recimo postopek, kako generira kvader itd.</w:t>
      </w:r>
    </w:p>
  </w:comment>
  <w:comment w:id="169" w:author="Uroš Ocepek" w:date="2019-11-24T14:44:00Z" w:initials="UO">
    <w:p w14:paraId="7CA8F6A5" w14:textId="77777777" w:rsidR="004B3D05" w:rsidRDefault="004B3D05" w:rsidP="00BA48B6">
      <w:pPr>
        <w:pStyle w:val="Pripombabesedilo"/>
      </w:pPr>
      <w:r>
        <w:rPr>
          <w:rStyle w:val="Pripombasklic"/>
        </w:rPr>
        <w:annotationRef/>
      </w:r>
      <w:r>
        <w:t>Super si se znašel.</w:t>
      </w:r>
    </w:p>
  </w:comment>
  <w:comment w:id="167" w:author="Klemen Šuštar" w:date="2019-12-01T20:01:00Z" w:initials="KŠ">
    <w:p w14:paraId="542C343B" w14:textId="594CBA6D" w:rsidR="004B3D05" w:rsidRDefault="004B3D05">
      <w:pPr>
        <w:pStyle w:val="Pripombabesedilo"/>
      </w:pPr>
      <w:r>
        <w:rPr>
          <w:rStyle w:val="Pripombasklic"/>
        </w:rPr>
        <w:annotationRef/>
      </w:r>
      <w:r>
        <w:t>Hvala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E515D4" w15:done="1"/>
  <w15:commentEx w15:paraId="5DCEE273" w15:done="1"/>
  <w15:commentEx w15:paraId="44CB74B2" w15:done="1"/>
  <w15:commentEx w15:paraId="13FFA92C" w15:done="1"/>
  <w15:commentEx w15:paraId="36B73A3A" w15:done="0"/>
  <w15:commentEx w15:paraId="5DB5D3C9" w15:paraIdParent="36B73A3A" w15:done="0"/>
  <w15:commentEx w15:paraId="2D747ADB" w15:done="1"/>
  <w15:commentEx w15:paraId="7CA8F6A5" w15:done="0"/>
  <w15:commentEx w15:paraId="542C343B" w15:paraIdParent="7CA8F6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E515D4" w16cid:durableId="21850E6C"/>
  <w16cid:commentId w16cid:paraId="5DCEE273" w16cid:durableId="21850EA1"/>
  <w16cid:commentId w16cid:paraId="44CB74B2" w16cid:durableId="21850F2C"/>
  <w16cid:commentId w16cid:paraId="13FFA92C" w16cid:durableId="21850FF8"/>
  <w16cid:commentId w16cid:paraId="36B73A3A" w16cid:durableId="21850FD5"/>
  <w16cid:commentId w16cid:paraId="5DB5D3C9" w16cid:durableId="218E942E"/>
  <w16cid:commentId w16cid:paraId="2D747ADB" w16cid:durableId="218515D0"/>
  <w16cid:commentId w16cid:paraId="7CA8F6A5" w16cid:durableId="218515BB"/>
  <w16cid:commentId w16cid:paraId="542C343B" w16cid:durableId="218E9A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8BEDB" w14:textId="77777777" w:rsidR="0047580A" w:rsidRDefault="0047580A" w:rsidP="00CC3E4C">
      <w:pPr>
        <w:spacing w:after="0" w:line="240" w:lineRule="auto"/>
      </w:pPr>
      <w:r>
        <w:separator/>
      </w:r>
    </w:p>
  </w:endnote>
  <w:endnote w:type="continuationSeparator" w:id="0">
    <w:p w14:paraId="1B1EEA51" w14:textId="77777777" w:rsidR="0047580A" w:rsidRDefault="0047580A" w:rsidP="00CC3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2303615"/>
      <w:docPartObj>
        <w:docPartGallery w:val="Page Numbers (Bottom of Page)"/>
        <w:docPartUnique/>
      </w:docPartObj>
    </w:sdtPr>
    <w:sdtEndPr/>
    <w:sdtContent>
      <w:p w14:paraId="00F1822B" w14:textId="518F0E95" w:rsidR="004B3D05" w:rsidRDefault="004B3D05">
        <w:pPr>
          <w:pStyle w:val="Noga"/>
          <w:jc w:val="center"/>
        </w:pPr>
        <w:r>
          <w:fldChar w:fldCharType="begin"/>
        </w:r>
        <w:r>
          <w:instrText>PAGE   \* MERGEFORMAT</w:instrText>
        </w:r>
        <w:r>
          <w:fldChar w:fldCharType="separate"/>
        </w:r>
        <w:r>
          <w:t>2</w:t>
        </w:r>
        <w:r>
          <w:fldChar w:fldCharType="end"/>
        </w:r>
      </w:p>
    </w:sdtContent>
  </w:sdt>
  <w:p w14:paraId="23BFCDE4" w14:textId="77777777" w:rsidR="004B3D05" w:rsidRDefault="004B3D05">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DF65B" w14:textId="3150EF48" w:rsidR="004B3D05" w:rsidRDefault="004B3D05" w:rsidP="00FF0EEE">
    <w:pPr>
      <w:pStyle w:val="Noga"/>
      <w:tabs>
        <w:tab w:val="clear" w:pos="4536"/>
        <w:tab w:val="clear" w:pos="9072"/>
        <w:tab w:val="left" w:pos="399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1B152" w14:textId="77777777" w:rsidR="0047580A" w:rsidRDefault="0047580A" w:rsidP="00CC3E4C">
      <w:pPr>
        <w:spacing w:after="0" w:line="240" w:lineRule="auto"/>
      </w:pPr>
      <w:r>
        <w:separator/>
      </w:r>
    </w:p>
  </w:footnote>
  <w:footnote w:type="continuationSeparator" w:id="0">
    <w:p w14:paraId="1FDC9CFD" w14:textId="77777777" w:rsidR="0047580A" w:rsidRDefault="0047580A" w:rsidP="00CC3E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16922"/>
    <w:multiLevelType w:val="hybridMultilevel"/>
    <w:tmpl w:val="13D649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F775A"/>
    <w:multiLevelType w:val="hybridMultilevel"/>
    <w:tmpl w:val="308E28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F14C3"/>
    <w:multiLevelType w:val="hybridMultilevel"/>
    <w:tmpl w:val="34B447C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109134E1"/>
    <w:multiLevelType w:val="multilevel"/>
    <w:tmpl w:val="659A60FC"/>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4326362"/>
    <w:multiLevelType w:val="hybridMultilevel"/>
    <w:tmpl w:val="044AD35E"/>
    <w:lvl w:ilvl="0" w:tplc="9AA663DA">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16ED2F2B"/>
    <w:multiLevelType w:val="hybridMultilevel"/>
    <w:tmpl w:val="64602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11A52"/>
    <w:multiLevelType w:val="multilevel"/>
    <w:tmpl w:val="19EE26BA"/>
    <w:lvl w:ilvl="0">
      <w:start w:val="1"/>
      <w:numFmt w:val="decimal"/>
      <w:pStyle w:val="1Naslov"/>
      <w:suff w:val="space"/>
      <w:lvlText w:val="%1."/>
      <w:lvlJc w:val="left"/>
      <w:pPr>
        <w:ind w:left="397" w:hanging="397"/>
      </w:pPr>
      <w:rPr>
        <w:rFonts w:hint="default"/>
      </w:rPr>
    </w:lvl>
    <w:lvl w:ilvl="1">
      <w:start w:val="1"/>
      <w:numFmt w:val="decimal"/>
      <w:pStyle w:val="2Naslov"/>
      <w:suff w:val="space"/>
      <w:lvlText w:val="%1.%2"/>
      <w:lvlJc w:val="left"/>
      <w:pPr>
        <w:ind w:left="576" w:hanging="576"/>
      </w:pPr>
      <w:rPr>
        <w:rFonts w:hint="default"/>
      </w:rPr>
    </w:lvl>
    <w:lvl w:ilvl="2">
      <w:start w:val="1"/>
      <w:numFmt w:val="decimal"/>
      <w:pStyle w:val="3Naslov"/>
      <w:suff w:val="space"/>
      <w:lvlText w:val="%1.%2.%3"/>
      <w:lvlJc w:val="left"/>
      <w:pPr>
        <w:ind w:left="709" w:hanging="709"/>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Naslov"/>
      <w:suff w:val="space"/>
      <w:lvlText w:val="%1.%2.%3.%4"/>
      <w:lvlJc w:val="left"/>
      <w:pPr>
        <w:ind w:left="864" w:hanging="864"/>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61C445C"/>
    <w:multiLevelType w:val="hybridMultilevel"/>
    <w:tmpl w:val="9D985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31095"/>
    <w:multiLevelType w:val="multilevel"/>
    <w:tmpl w:val="4A041030"/>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6C01B8E"/>
    <w:multiLevelType w:val="hybridMultilevel"/>
    <w:tmpl w:val="89AE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B69B1"/>
    <w:multiLevelType w:val="multilevel"/>
    <w:tmpl w:val="A35EE94A"/>
    <w:lvl w:ilvl="0">
      <w:start w:val="1"/>
      <w:numFmt w:val="bullet"/>
      <w:lvlText w:val="­"/>
      <w:lvlJc w:val="left"/>
      <w:pPr>
        <w:ind w:left="360" w:hanging="360"/>
      </w:pPr>
      <w:rPr>
        <w:rFonts w:ascii="Courier New" w:hAnsi="Courier New" w:hint="default"/>
      </w:rPr>
    </w:lvl>
    <w:lvl w:ilvl="1">
      <w:start w:val="1"/>
      <w:numFmt w:val="bullet"/>
      <w:lvlText w:val="­"/>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2F03BA4"/>
    <w:multiLevelType w:val="hybridMultilevel"/>
    <w:tmpl w:val="759A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D7110E"/>
    <w:multiLevelType w:val="hybridMultilevel"/>
    <w:tmpl w:val="13C4B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7B585B"/>
    <w:multiLevelType w:val="multilevel"/>
    <w:tmpl w:val="659A60FC"/>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
  </w:num>
  <w:num w:numId="2">
    <w:abstractNumId w:val="8"/>
  </w:num>
  <w:num w:numId="3">
    <w:abstractNumId w:val="4"/>
  </w:num>
  <w:num w:numId="4">
    <w:abstractNumId w:val="8"/>
    <w:lvlOverride w:ilvl="0">
      <w:startOverride w:val="1"/>
    </w:lvlOverride>
  </w:num>
  <w:num w:numId="5">
    <w:abstractNumId w:val="8"/>
  </w:num>
  <w:num w:numId="6">
    <w:abstractNumId w:val="3"/>
  </w:num>
  <w:num w:numId="7">
    <w:abstractNumId w:val="13"/>
  </w:num>
  <w:num w:numId="8">
    <w:abstractNumId w:val="8"/>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9">
    <w:abstractNumId w:val="6"/>
  </w:num>
  <w:num w:numId="10">
    <w:abstractNumId w:val="11"/>
  </w:num>
  <w:num w:numId="11">
    <w:abstractNumId w:val="0"/>
  </w:num>
  <w:num w:numId="12">
    <w:abstractNumId w:val="12"/>
  </w:num>
  <w:num w:numId="13">
    <w:abstractNumId w:val="1"/>
  </w:num>
  <w:num w:numId="14">
    <w:abstractNumId w:val="5"/>
  </w:num>
  <w:num w:numId="15">
    <w:abstractNumId w:val="7"/>
  </w:num>
  <w:num w:numId="16">
    <w:abstractNumId w:val="9"/>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lemen Šuštar">
    <w15:presenceInfo w15:providerId="Windows Live" w15:userId="c926c9b03c282991"/>
  </w15:person>
  <w15:person w15:author="Uroš Ocepek">
    <w15:presenceInfo w15:providerId="None" w15:userId="Uroš Ocepe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revisionView w:markup="0" w:comments="0" w:insDel="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E4C"/>
    <w:rsid w:val="00000C43"/>
    <w:rsid w:val="0006038A"/>
    <w:rsid w:val="000A2B9A"/>
    <w:rsid w:val="000B2C42"/>
    <w:rsid w:val="000E3F3B"/>
    <w:rsid w:val="00145540"/>
    <w:rsid w:val="001D62EA"/>
    <w:rsid w:val="001F0652"/>
    <w:rsid w:val="00203B3F"/>
    <w:rsid w:val="00237914"/>
    <w:rsid w:val="0024451E"/>
    <w:rsid w:val="00264C43"/>
    <w:rsid w:val="0028077A"/>
    <w:rsid w:val="002D6727"/>
    <w:rsid w:val="002F2CF5"/>
    <w:rsid w:val="002F571F"/>
    <w:rsid w:val="0030353C"/>
    <w:rsid w:val="00315D2F"/>
    <w:rsid w:val="00323485"/>
    <w:rsid w:val="00355668"/>
    <w:rsid w:val="0037595A"/>
    <w:rsid w:val="0038379E"/>
    <w:rsid w:val="0039016C"/>
    <w:rsid w:val="003B7CC3"/>
    <w:rsid w:val="003C5AD9"/>
    <w:rsid w:val="003D66A3"/>
    <w:rsid w:val="003F1D74"/>
    <w:rsid w:val="003F68B1"/>
    <w:rsid w:val="00443D55"/>
    <w:rsid w:val="0047580A"/>
    <w:rsid w:val="004B3D05"/>
    <w:rsid w:val="004B6ADA"/>
    <w:rsid w:val="004C0629"/>
    <w:rsid w:val="004D2BC0"/>
    <w:rsid w:val="004D4460"/>
    <w:rsid w:val="004E6D42"/>
    <w:rsid w:val="00512624"/>
    <w:rsid w:val="00517886"/>
    <w:rsid w:val="00521968"/>
    <w:rsid w:val="00572A4E"/>
    <w:rsid w:val="005844B5"/>
    <w:rsid w:val="005A2B9E"/>
    <w:rsid w:val="006165D5"/>
    <w:rsid w:val="0064126A"/>
    <w:rsid w:val="006441EC"/>
    <w:rsid w:val="00654A40"/>
    <w:rsid w:val="0069457B"/>
    <w:rsid w:val="0071528C"/>
    <w:rsid w:val="00732092"/>
    <w:rsid w:val="00772199"/>
    <w:rsid w:val="008360B8"/>
    <w:rsid w:val="008536A3"/>
    <w:rsid w:val="0087461A"/>
    <w:rsid w:val="008866EC"/>
    <w:rsid w:val="00893FC5"/>
    <w:rsid w:val="008A3B7E"/>
    <w:rsid w:val="008B4C6E"/>
    <w:rsid w:val="009024A7"/>
    <w:rsid w:val="00923B88"/>
    <w:rsid w:val="00934734"/>
    <w:rsid w:val="009758B7"/>
    <w:rsid w:val="00997B9F"/>
    <w:rsid w:val="009F2FE9"/>
    <w:rsid w:val="009F6107"/>
    <w:rsid w:val="00A23554"/>
    <w:rsid w:val="00A45CE5"/>
    <w:rsid w:val="00A75787"/>
    <w:rsid w:val="00A84BBA"/>
    <w:rsid w:val="00AA161E"/>
    <w:rsid w:val="00AA5273"/>
    <w:rsid w:val="00AD663D"/>
    <w:rsid w:val="00B17473"/>
    <w:rsid w:val="00B31FF3"/>
    <w:rsid w:val="00B32D67"/>
    <w:rsid w:val="00B42550"/>
    <w:rsid w:val="00B43C15"/>
    <w:rsid w:val="00B75521"/>
    <w:rsid w:val="00BA48B6"/>
    <w:rsid w:val="00BC2C0A"/>
    <w:rsid w:val="00BD16A1"/>
    <w:rsid w:val="00BE1092"/>
    <w:rsid w:val="00BE4E35"/>
    <w:rsid w:val="00C0288D"/>
    <w:rsid w:val="00C02A49"/>
    <w:rsid w:val="00C3355E"/>
    <w:rsid w:val="00C3632A"/>
    <w:rsid w:val="00C53A44"/>
    <w:rsid w:val="00C8771A"/>
    <w:rsid w:val="00CC3E4C"/>
    <w:rsid w:val="00CC503C"/>
    <w:rsid w:val="00CF58A4"/>
    <w:rsid w:val="00D60379"/>
    <w:rsid w:val="00D63A47"/>
    <w:rsid w:val="00D8602A"/>
    <w:rsid w:val="00D96B38"/>
    <w:rsid w:val="00DC48F1"/>
    <w:rsid w:val="00E3585D"/>
    <w:rsid w:val="00E45C70"/>
    <w:rsid w:val="00E74678"/>
    <w:rsid w:val="00EA0C19"/>
    <w:rsid w:val="00EB6633"/>
    <w:rsid w:val="00EE0DFE"/>
    <w:rsid w:val="00F01F08"/>
    <w:rsid w:val="00F5252D"/>
    <w:rsid w:val="00F97B1B"/>
    <w:rsid w:val="00FB2494"/>
    <w:rsid w:val="00FC46DF"/>
    <w:rsid w:val="00FE2B57"/>
    <w:rsid w:val="00FF0EEE"/>
  </w:rsids>
  <m:mathPr>
    <m:mathFont m:val="Cambria Math"/>
    <m:brkBin m:val="before"/>
    <m:brkBinSub m:val="--"/>
    <m:smallFrac m:val="0"/>
    <m:dispDef/>
    <m:lMargin m:val="0"/>
    <m:rMargin m:val="0"/>
    <m:defJc m:val="centerGroup"/>
    <m:wrapIndent m:val="1440"/>
    <m:intLim m:val="subSup"/>
    <m:naryLim m:val="undOvr"/>
  </m:mathPr>
  <w:themeFontLang w:val="sl-SI"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9B6ED"/>
  <w15:chartTrackingRefBased/>
  <w15:docId w15:val="{2B1E1DC2-CCF8-450F-9351-C54DBB14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l-S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CC3E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avaden"/>
    <w:next w:val="Navaden"/>
    <w:link w:val="Naslov2Znak"/>
    <w:uiPriority w:val="9"/>
    <w:unhideWhenUsed/>
    <w:qFormat/>
    <w:rsid w:val="00CC3E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avaden"/>
    <w:next w:val="Navaden"/>
    <w:link w:val="Naslov3Znak"/>
    <w:uiPriority w:val="9"/>
    <w:unhideWhenUsed/>
    <w:qFormat/>
    <w:rsid w:val="00A84B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avaden"/>
    <w:next w:val="Navaden"/>
    <w:link w:val="Naslov4Znak"/>
    <w:uiPriority w:val="9"/>
    <w:semiHidden/>
    <w:unhideWhenUsed/>
    <w:qFormat/>
    <w:rsid w:val="00D860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avaden"/>
    <w:next w:val="Navaden"/>
    <w:link w:val="Naslov5Znak"/>
    <w:uiPriority w:val="9"/>
    <w:semiHidden/>
    <w:unhideWhenUsed/>
    <w:qFormat/>
    <w:rsid w:val="00D8602A"/>
    <w:pPr>
      <w:keepNext/>
      <w:keepLines/>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D8602A"/>
    <w:pPr>
      <w:keepNext/>
      <w:keepLines/>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D860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D8602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8602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iPriority w:val="99"/>
    <w:unhideWhenUsed/>
    <w:rsid w:val="00CC3E4C"/>
    <w:pPr>
      <w:tabs>
        <w:tab w:val="center" w:pos="4536"/>
        <w:tab w:val="right" w:pos="9072"/>
      </w:tabs>
      <w:spacing w:after="0" w:line="240" w:lineRule="auto"/>
    </w:pPr>
  </w:style>
  <w:style w:type="character" w:customStyle="1" w:styleId="GlavaZnak">
    <w:name w:val="Glava Znak"/>
    <w:basedOn w:val="Privzetapisavaodstavka"/>
    <w:link w:val="Glava"/>
    <w:uiPriority w:val="99"/>
    <w:rsid w:val="00CC3E4C"/>
  </w:style>
  <w:style w:type="paragraph" w:styleId="Noga">
    <w:name w:val="footer"/>
    <w:basedOn w:val="Navaden"/>
    <w:link w:val="NogaZnak"/>
    <w:uiPriority w:val="99"/>
    <w:unhideWhenUsed/>
    <w:rsid w:val="00CC3E4C"/>
    <w:pPr>
      <w:tabs>
        <w:tab w:val="center" w:pos="4536"/>
        <w:tab w:val="right" w:pos="9072"/>
      </w:tabs>
      <w:spacing w:after="0" w:line="240" w:lineRule="auto"/>
    </w:pPr>
  </w:style>
  <w:style w:type="character" w:customStyle="1" w:styleId="NogaZnak">
    <w:name w:val="Noga Znak"/>
    <w:basedOn w:val="Privzetapisavaodstavka"/>
    <w:link w:val="Noga"/>
    <w:uiPriority w:val="99"/>
    <w:rsid w:val="00CC3E4C"/>
  </w:style>
  <w:style w:type="character" w:customStyle="1" w:styleId="Naslov1Znak">
    <w:name w:val="Naslov 1 Znak"/>
    <w:basedOn w:val="Privzetapisavaodstavka"/>
    <w:link w:val="Naslov1"/>
    <w:uiPriority w:val="9"/>
    <w:rsid w:val="00CC3E4C"/>
    <w:rPr>
      <w:rFonts w:asciiTheme="majorHAnsi" w:eastAsiaTheme="majorEastAsia" w:hAnsiTheme="majorHAnsi" w:cstheme="majorBidi"/>
      <w:color w:val="2F5496" w:themeColor="accent1" w:themeShade="BF"/>
      <w:sz w:val="32"/>
      <w:szCs w:val="32"/>
    </w:rPr>
  </w:style>
  <w:style w:type="paragraph" w:styleId="NaslovTOC">
    <w:name w:val="TOC Heading"/>
    <w:basedOn w:val="Naslov1"/>
    <w:next w:val="Navaden"/>
    <w:uiPriority w:val="39"/>
    <w:unhideWhenUsed/>
    <w:qFormat/>
    <w:rsid w:val="00CC3E4C"/>
    <w:pPr>
      <w:outlineLvl w:val="9"/>
    </w:pPr>
  </w:style>
  <w:style w:type="paragraph" w:styleId="Kazalovsebine2">
    <w:name w:val="toc 2"/>
    <w:basedOn w:val="Navaden"/>
    <w:next w:val="Navaden"/>
    <w:autoRedefine/>
    <w:uiPriority w:val="39"/>
    <w:unhideWhenUsed/>
    <w:rsid w:val="00CC3E4C"/>
    <w:pPr>
      <w:spacing w:after="100"/>
      <w:ind w:left="220"/>
    </w:pPr>
    <w:rPr>
      <w:rFonts w:cs="Times New Roman"/>
    </w:rPr>
  </w:style>
  <w:style w:type="paragraph" w:styleId="Kazalovsebine1">
    <w:name w:val="toc 1"/>
    <w:basedOn w:val="Navaden"/>
    <w:next w:val="Navaden"/>
    <w:autoRedefine/>
    <w:uiPriority w:val="39"/>
    <w:unhideWhenUsed/>
    <w:rsid w:val="00CC3E4C"/>
    <w:pPr>
      <w:spacing w:after="100"/>
    </w:pPr>
    <w:rPr>
      <w:rFonts w:cs="Times New Roman"/>
    </w:rPr>
  </w:style>
  <w:style w:type="paragraph" w:styleId="Kazalovsebine3">
    <w:name w:val="toc 3"/>
    <w:basedOn w:val="Navaden"/>
    <w:next w:val="Navaden"/>
    <w:autoRedefine/>
    <w:uiPriority w:val="39"/>
    <w:unhideWhenUsed/>
    <w:rsid w:val="00CC3E4C"/>
    <w:pPr>
      <w:spacing w:after="100"/>
      <w:ind w:left="440"/>
    </w:pPr>
    <w:rPr>
      <w:rFonts w:cs="Times New Roman"/>
    </w:rPr>
  </w:style>
  <w:style w:type="character" w:styleId="Hiperpovezava">
    <w:name w:val="Hyperlink"/>
    <w:basedOn w:val="Privzetapisavaodstavka"/>
    <w:uiPriority w:val="99"/>
    <w:unhideWhenUsed/>
    <w:rsid w:val="00CC3E4C"/>
    <w:rPr>
      <w:color w:val="0563C1" w:themeColor="hyperlink"/>
      <w:u w:val="single"/>
    </w:rPr>
  </w:style>
  <w:style w:type="character" w:customStyle="1" w:styleId="Naslov2Znak">
    <w:name w:val="Naslov 2 Znak"/>
    <w:basedOn w:val="Privzetapisavaodstavka"/>
    <w:link w:val="Naslov2"/>
    <w:uiPriority w:val="9"/>
    <w:rsid w:val="00CC3E4C"/>
    <w:rPr>
      <w:rFonts w:asciiTheme="majorHAnsi" w:eastAsiaTheme="majorEastAsia" w:hAnsiTheme="majorHAnsi" w:cstheme="majorBidi"/>
      <w:color w:val="2F5496" w:themeColor="accent1" w:themeShade="BF"/>
      <w:sz w:val="26"/>
      <w:szCs w:val="26"/>
    </w:rPr>
  </w:style>
  <w:style w:type="character" w:customStyle="1" w:styleId="Naslov3Znak">
    <w:name w:val="Naslov 3 Znak"/>
    <w:basedOn w:val="Privzetapisavaodstavka"/>
    <w:link w:val="Naslov3"/>
    <w:uiPriority w:val="9"/>
    <w:rsid w:val="00A84BBA"/>
    <w:rPr>
      <w:rFonts w:asciiTheme="majorHAnsi" w:eastAsiaTheme="majorEastAsia" w:hAnsiTheme="majorHAnsi" w:cstheme="majorBidi"/>
      <w:color w:val="1F3763" w:themeColor="accent1" w:themeShade="7F"/>
      <w:sz w:val="24"/>
      <w:szCs w:val="24"/>
    </w:rPr>
  </w:style>
  <w:style w:type="paragraph" w:customStyle="1" w:styleId="1Naslov">
    <w:name w:val="1 Naslov"/>
    <w:basedOn w:val="Navaden"/>
    <w:next w:val="Navaden"/>
    <w:link w:val="1NaslovZnak"/>
    <w:qFormat/>
    <w:rsid w:val="00D8602A"/>
    <w:pPr>
      <w:numPr>
        <w:numId w:val="9"/>
      </w:numPr>
      <w:spacing w:before="240" w:after="0"/>
    </w:pPr>
    <w:rPr>
      <w:rFonts w:asciiTheme="majorHAnsi" w:hAnsiTheme="majorHAnsi"/>
      <w:b/>
      <w:sz w:val="32"/>
    </w:rPr>
  </w:style>
  <w:style w:type="paragraph" w:customStyle="1" w:styleId="2Naslov">
    <w:name w:val="2 Naslov"/>
    <w:basedOn w:val="1Naslov"/>
    <w:next w:val="Navaden"/>
    <w:link w:val="2NaslovZnak"/>
    <w:qFormat/>
    <w:rsid w:val="00D8602A"/>
    <w:pPr>
      <w:numPr>
        <w:ilvl w:val="1"/>
      </w:numPr>
      <w:spacing w:after="40"/>
    </w:pPr>
    <w:rPr>
      <w:sz w:val="28"/>
    </w:rPr>
  </w:style>
  <w:style w:type="character" w:customStyle="1" w:styleId="1NaslovZnak">
    <w:name w:val="1 Naslov Znak"/>
    <w:basedOn w:val="Privzetapisavaodstavka"/>
    <w:link w:val="1Naslov"/>
    <w:rsid w:val="00C02A49"/>
    <w:rPr>
      <w:rFonts w:asciiTheme="majorHAnsi" w:hAnsiTheme="majorHAnsi"/>
      <w:b/>
      <w:sz w:val="32"/>
    </w:rPr>
  </w:style>
  <w:style w:type="paragraph" w:styleId="Napis">
    <w:name w:val="caption"/>
    <w:basedOn w:val="Navaden"/>
    <w:next w:val="Navaden"/>
    <w:uiPriority w:val="35"/>
    <w:unhideWhenUsed/>
    <w:qFormat/>
    <w:rsid w:val="00323485"/>
    <w:pPr>
      <w:spacing w:after="200" w:line="240" w:lineRule="auto"/>
    </w:pPr>
    <w:rPr>
      <w:i/>
      <w:iCs/>
      <w:color w:val="44546A" w:themeColor="text2"/>
      <w:sz w:val="18"/>
      <w:szCs w:val="18"/>
    </w:rPr>
  </w:style>
  <w:style w:type="character" w:customStyle="1" w:styleId="2NaslovZnak">
    <w:name w:val="2 Naslov Znak"/>
    <w:basedOn w:val="1NaslovZnak"/>
    <w:link w:val="2Naslov"/>
    <w:rsid w:val="00D8602A"/>
    <w:rPr>
      <w:rFonts w:asciiTheme="majorHAnsi" w:hAnsiTheme="majorHAnsi"/>
      <w:b/>
      <w:sz w:val="28"/>
    </w:rPr>
  </w:style>
  <w:style w:type="paragraph" w:styleId="Kazaloslik">
    <w:name w:val="table of figures"/>
    <w:basedOn w:val="Navaden"/>
    <w:next w:val="Navaden"/>
    <w:uiPriority w:val="99"/>
    <w:unhideWhenUsed/>
    <w:rsid w:val="00323485"/>
    <w:pPr>
      <w:spacing w:after="0"/>
    </w:pPr>
  </w:style>
  <w:style w:type="paragraph" w:customStyle="1" w:styleId="3Naslov">
    <w:name w:val="3 Naslov"/>
    <w:basedOn w:val="Navaden"/>
    <w:next w:val="Navaden"/>
    <w:link w:val="3NaslovZnak"/>
    <w:qFormat/>
    <w:rsid w:val="005844B5"/>
    <w:pPr>
      <w:numPr>
        <w:ilvl w:val="2"/>
        <w:numId w:val="9"/>
      </w:numPr>
      <w:spacing w:after="0"/>
    </w:pPr>
    <w:rPr>
      <w:rFonts w:asciiTheme="majorHAnsi" w:hAnsiTheme="majorHAnsi"/>
      <w:b/>
      <w:color w:val="000000" w:themeColor="text1"/>
      <w:sz w:val="24"/>
    </w:rPr>
  </w:style>
  <w:style w:type="paragraph" w:customStyle="1" w:styleId="4Naslov">
    <w:name w:val="4 Naslov"/>
    <w:basedOn w:val="Navaden"/>
    <w:next w:val="Navaden"/>
    <w:link w:val="4NaslovZnak"/>
    <w:qFormat/>
    <w:rsid w:val="005844B5"/>
    <w:pPr>
      <w:numPr>
        <w:ilvl w:val="3"/>
        <w:numId w:val="9"/>
      </w:numPr>
      <w:spacing w:after="0"/>
    </w:pPr>
    <w:rPr>
      <w:rFonts w:asciiTheme="majorHAnsi" w:hAnsiTheme="majorHAnsi"/>
      <w:b/>
    </w:rPr>
  </w:style>
  <w:style w:type="character" w:customStyle="1" w:styleId="3NaslovZnak">
    <w:name w:val="3 Naslov Znak"/>
    <w:basedOn w:val="Privzetapisavaodstavka"/>
    <w:link w:val="3Naslov"/>
    <w:rsid w:val="005844B5"/>
    <w:rPr>
      <w:rFonts w:asciiTheme="majorHAnsi" w:hAnsiTheme="majorHAnsi"/>
      <w:b/>
      <w:color w:val="000000" w:themeColor="text1"/>
      <w:sz w:val="24"/>
    </w:rPr>
  </w:style>
  <w:style w:type="paragraph" w:styleId="Kazalovsebine4">
    <w:name w:val="toc 4"/>
    <w:basedOn w:val="Navaden"/>
    <w:next w:val="Navaden"/>
    <w:autoRedefine/>
    <w:uiPriority w:val="39"/>
    <w:unhideWhenUsed/>
    <w:rsid w:val="005844B5"/>
    <w:pPr>
      <w:spacing w:after="100"/>
      <w:ind w:left="660"/>
    </w:pPr>
  </w:style>
  <w:style w:type="character" w:customStyle="1" w:styleId="4NaslovZnak">
    <w:name w:val="4 Naslov Znak"/>
    <w:basedOn w:val="3NaslovZnak"/>
    <w:link w:val="4Naslov"/>
    <w:rsid w:val="005844B5"/>
    <w:rPr>
      <w:rFonts w:asciiTheme="majorHAnsi" w:hAnsiTheme="majorHAnsi"/>
      <w:b/>
      <w:color w:val="000000" w:themeColor="text1"/>
      <w:sz w:val="24"/>
    </w:rPr>
  </w:style>
  <w:style w:type="paragraph" w:styleId="Odstavekseznama">
    <w:name w:val="List Paragraph"/>
    <w:basedOn w:val="Navaden"/>
    <w:uiPriority w:val="34"/>
    <w:qFormat/>
    <w:rsid w:val="005844B5"/>
    <w:pPr>
      <w:ind w:left="720"/>
      <w:contextualSpacing/>
    </w:pPr>
  </w:style>
  <w:style w:type="character" w:customStyle="1" w:styleId="Naslov4Znak">
    <w:name w:val="Naslov 4 Znak"/>
    <w:basedOn w:val="Privzetapisavaodstavka"/>
    <w:link w:val="Naslov4"/>
    <w:uiPriority w:val="9"/>
    <w:semiHidden/>
    <w:rsid w:val="00D8602A"/>
    <w:rPr>
      <w:rFonts w:asciiTheme="majorHAnsi" w:eastAsiaTheme="majorEastAsia" w:hAnsiTheme="majorHAnsi" w:cstheme="majorBidi"/>
      <w:i/>
      <w:iCs/>
      <w:color w:val="2F5496" w:themeColor="accent1" w:themeShade="BF"/>
    </w:rPr>
  </w:style>
  <w:style w:type="character" w:customStyle="1" w:styleId="Naslov5Znak">
    <w:name w:val="Naslov 5 Znak"/>
    <w:basedOn w:val="Privzetapisavaodstavka"/>
    <w:link w:val="Naslov5"/>
    <w:uiPriority w:val="9"/>
    <w:semiHidden/>
    <w:rsid w:val="00D8602A"/>
    <w:rPr>
      <w:rFonts w:asciiTheme="majorHAnsi" w:eastAsiaTheme="majorEastAsia" w:hAnsiTheme="majorHAnsi" w:cstheme="majorBidi"/>
      <w:color w:val="2F5496" w:themeColor="accent1" w:themeShade="BF"/>
    </w:rPr>
  </w:style>
  <w:style w:type="character" w:customStyle="1" w:styleId="Naslov6Znak">
    <w:name w:val="Naslov 6 Znak"/>
    <w:basedOn w:val="Privzetapisavaodstavka"/>
    <w:link w:val="Naslov6"/>
    <w:uiPriority w:val="9"/>
    <w:semiHidden/>
    <w:rsid w:val="00D8602A"/>
    <w:rPr>
      <w:rFonts w:asciiTheme="majorHAnsi" w:eastAsiaTheme="majorEastAsia" w:hAnsiTheme="majorHAnsi" w:cstheme="majorBidi"/>
      <w:color w:val="1F3763" w:themeColor="accent1" w:themeShade="7F"/>
    </w:rPr>
  </w:style>
  <w:style w:type="character" w:customStyle="1" w:styleId="Naslov7Znak">
    <w:name w:val="Naslov 7 Znak"/>
    <w:basedOn w:val="Privzetapisavaodstavka"/>
    <w:link w:val="Naslov7"/>
    <w:uiPriority w:val="9"/>
    <w:semiHidden/>
    <w:rsid w:val="00D8602A"/>
    <w:rPr>
      <w:rFonts w:asciiTheme="majorHAnsi" w:eastAsiaTheme="majorEastAsia" w:hAnsiTheme="majorHAnsi" w:cstheme="majorBidi"/>
      <w:i/>
      <w:iCs/>
      <w:color w:val="1F3763" w:themeColor="accent1" w:themeShade="7F"/>
    </w:rPr>
  </w:style>
  <w:style w:type="character" w:customStyle="1" w:styleId="Naslov8Znak">
    <w:name w:val="Naslov 8 Znak"/>
    <w:basedOn w:val="Privzetapisavaodstavka"/>
    <w:link w:val="Naslov8"/>
    <w:uiPriority w:val="9"/>
    <w:semiHidden/>
    <w:rsid w:val="00D8602A"/>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D8602A"/>
    <w:rPr>
      <w:rFonts w:asciiTheme="majorHAnsi" w:eastAsiaTheme="majorEastAsia" w:hAnsiTheme="majorHAnsi" w:cstheme="majorBidi"/>
      <w:i/>
      <w:iCs/>
      <w:color w:val="272727" w:themeColor="text1" w:themeTint="D8"/>
      <w:sz w:val="21"/>
      <w:szCs w:val="21"/>
    </w:rPr>
  </w:style>
  <w:style w:type="character" w:styleId="Pripombasklic">
    <w:name w:val="annotation reference"/>
    <w:basedOn w:val="Privzetapisavaodstavka"/>
    <w:uiPriority w:val="99"/>
    <w:semiHidden/>
    <w:unhideWhenUsed/>
    <w:rsid w:val="00E3585D"/>
    <w:rPr>
      <w:sz w:val="16"/>
      <w:szCs w:val="16"/>
    </w:rPr>
  </w:style>
  <w:style w:type="paragraph" w:styleId="Pripombabesedilo">
    <w:name w:val="annotation text"/>
    <w:basedOn w:val="Navaden"/>
    <w:link w:val="PripombabesediloZnak"/>
    <w:uiPriority w:val="99"/>
    <w:semiHidden/>
    <w:unhideWhenUsed/>
    <w:rsid w:val="00E3585D"/>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E3585D"/>
    <w:rPr>
      <w:sz w:val="20"/>
      <w:szCs w:val="20"/>
    </w:rPr>
  </w:style>
  <w:style w:type="paragraph" w:styleId="Zadevapripombe">
    <w:name w:val="annotation subject"/>
    <w:basedOn w:val="Pripombabesedilo"/>
    <w:next w:val="Pripombabesedilo"/>
    <w:link w:val="ZadevapripombeZnak"/>
    <w:uiPriority w:val="99"/>
    <w:semiHidden/>
    <w:unhideWhenUsed/>
    <w:rsid w:val="00E3585D"/>
    <w:rPr>
      <w:b/>
      <w:bCs/>
    </w:rPr>
  </w:style>
  <w:style w:type="character" w:customStyle="1" w:styleId="ZadevapripombeZnak">
    <w:name w:val="Zadeva pripombe Znak"/>
    <w:basedOn w:val="PripombabesediloZnak"/>
    <w:link w:val="Zadevapripombe"/>
    <w:uiPriority w:val="99"/>
    <w:semiHidden/>
    <w:rsid w:val="00E3585D"/>
    <w:rPr>
      <w:b/>
      <w:bCs/>
      <w:sz w:val="20"/>
      <w:szCs w:val="20"/>
    </w:rPr>
  </w:style>
  <w:style w:type="paragraph" w:styleId="Besedilooblaka">
    <w:name w:val="Balloon Text"/>
    <w:basedOn w:val="Navaden"/>
    <w:link w:val="BesedilooblakaZnak"/>
    <w:uiPriority w:val="99"/>
    <w:semiHidden/>
    <w:unhideWhenUsed/>
    <w:rsid w:val="00E3585D"/>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E3585D"/>
    <w:rPr>
      <w:rFonts w:ascii="Segoe UI" w:hAnsi="Segoe UI" w:cs="Segoe UI"/>
      <w:sz w:val="18"/>
      <w:szCs w:val="18"/>
    </w:rPr>
  </w:style>
  <w:style w:type="character" w:styleId="Nerazreenaomemba">
    <w:name w:val="Unresolved Mention"/>
    <w:basedOn w:val="Privzetapisavaodstavka"/>
    <w:uiPriority w:val="99"/>
    <w:semiHidden/>
    <w:unhideWhenUsed/>
    <w:rsid w:val="00F01F08"/>
    <w:rPr>
      <w:color w:val="605E5C"/>
      <w:shd w:val="clear" w:color="auto" w:fill="E1DFDD"/>
    </w:rPr>
  </w:style>
  <w:style w:type="paragraph" w:styleId="Naslov">
    <w:name w:val="Title"/>
    <w:next w:val="Navaden"/>
    <w:link w:val="NaslovZnak"/>
    <w:uiPriority w:val="10"/>
    <w:qFormat/>
    <w:rsid w:val="003C5AD9"/>
    <w:pPr>
      <w:spacing w:after="0" w:line="240" w:lineRule="auto"/>
      <w:contextualSpacing/>
    </w:pPr>
    <w:rPr>
      <w:rFonts w:asciiTheme="majorHAnsi" w:eastAsiaTheme="majorEastAsia" w:hAnsiTheme="majorHAnsi" w:cstheme="majorBidi"/>
      <w:b/>
      <w:spacing w:val="-10"/>
      <w:kern w:val="28"/>
      <w:sz w:val="32"/>
      <w:szCs w:val="56"/>
    </w:rPr>
  </w:style>
  <w:style w:type="character" w:customStyle="1" w:styleId="NaslovZnak">
    <w:name w:val="Naslov Znak"/>
    <w:basedOn w:val="Privzetapisavaodstavka"/>
    <w:link w:val="Naslov"/>
    <w:uiPriority w:val="10"/>
    <w:rsid w:val="003C5AD9"/>
    <w:rPr>
      <w:rFonts w:asciiTheme="majorHAnsi" w:eastAsiaTheme="majorEastAsia" w:hAnsiTheme="majorHAnsi" w:cstheme="majorBidi"/>
      <w:b/>
      <w:spacing w:val="-10"/>
      <w:kern w:val="28"/>
      <w:sz w:val="32"/>
      <w:szCs w:val="56"/>
    </w:rPr>
  </w:style>
  <w:style w:type="paragraph" w:styleId="Bibliografija">
    <w:name w:val="Bibliography"/>
    <w:basedOn w:val="Navaden"/>
    <w:next w:val="Navaden"/>
    <w:uiPriority w:val="37"/>
    <w:unhideWhenUsed/>
    <w:rsid w:val="00616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118481">
      <w:bodyDiv w:val="1"/>
      <w:marLeft w:val="0"/>
      <w:marRight w:val="0"/>
      <w:marTop w:val="0"/>
      <w:marBottom w:val="0"/>
      <w:divBdr>
        <w:top w:val="none" w:sz="0" w:space="0" w:color="auto"/>
        <w:left w:val="none" w:sz="0" w:space="0" w:color="auto"/>
        <w:bottom w:val="none" w:sz="0" w:space="0" w:color="auto"/>
        <w:right w:val="none" w:sz="0" w:space="0" w:color="auto"/>
      </w:divBdr>
    </w:div>
    <w:div w:id="287007871">
      <w:bodyDiv w:val="1"/>
      <w:marLeft w:val="0"/>
      <w:marRight w:val="0"/>
      <w:marTop w:val="0"/>
      <w:marBottom w:val="0"/>
      <w:divBdr>
        <w:top w:val="none" w:sz="0" w:space="0" w:color="auto"/>
        <w:left w:val="none" w:sz="0" w:space="0" w:color="auto"/>
        <w:bottom w:val="none" w:sz="0" w:space="0" w:color="auto"/>
        <w:right w:val="none" w:sz="0" w:space="0" w:color="auto"/>
      </w:divBdr>
    </w:div>
    <w:div w:id="379136142">
      <w:bodyDiv w:val="1"/>
      <w:marLeft w:val="0"/>
      <w:marRight w:val="0"/>
      <w:marTop w:val="0"/>
      <w:marBottom w:val="0"/>
      <w:divBdr>
        <w:top w:val="none" w:sz="0" w:space="0" w:color="auto"/>
        <w:left w:val="none" w:sz="0" w:space="0" w:color="auto"/>
        <w:bottom w:val="none" w:sz="0" w:space="0" w:color="auto"/>
        <w:right w:val="none" w:sz="0" w:space="0" w:color="auto"/>
      </w:divBdr>
    </w:div>
    <w:div w:id="409238270">
      <w:bodyDiv w:val="1"/>
      <w:marLeft w:val="0"/>
      <w:marRight w:val="0"/>
      <w:marTop w:val="0"/>
      <w:marBottom w:val="0"/>
      <w:divBdr>
        <w:top w:val="none" w:sz="0" w:space="0" w:color="auto"/>
        <w:left w:val="none" w:sz="0" w:space="0" w:color="auto"/>
        <w:bottom w:val="none" w:sz="0" w:space="0" w:color="auto"/>
        <w:right w:val="none" w:sz="0" w:space="0" w:color="auto"/>
      </w:divBdr>
    </w:div>
    <w:div w:id="577835533">
      <w:bodyDiv w:val="1"/>
      <w:marLeft w:val="0"/>
      <w:marRight w:val="0"/>
      <w:marTop w:val="0"/>
      <w:marBottom w:val="0"/>
      <w:divBdr>
        <w:top w:val="none" w:sz="0" w:space="0" w:color="auto"/>
        <w:left w:val="none" w:sz="0" w:space="0" w:color="auto"/>
        <w:bottom w:val="none" w:sz="0" w:space="0" w:color="auto"/>
        <w:right w:val="none" w:sz="0" w:space="0" w:color="auto"/>
      </w:divBdr>
    </w:div>
    <w:div w:id="1025210047">
      <w:bodyDiv w:val="1"/>
      <w:marLeft w:val="0"/>
      <w:marRight w:val="0"/>
      <w:marTop w:val="0"/>
      <w:marBottom w:val="0"/>
      <w:divBdr>
        <w:top w:val="none" w:sz="0" w:space="0" w:color="auto"/>
        <w:left w:val="none" w:sz="0" w:space="0" w:color="auto"/>
        <w:bottom w:val="none" w:sz="0" w:space="0" w:color="auto"/>
        <w:right w:val="none" w:sz="0" w:space="0" w:color="auto"/>
      </w:divBdr>
    </w:div>
    <w:div w:id="1146825060">
      <w:bodyDiv w:val="1"/>
      <w:marLeft w:val="0"/>
      <w:marRight w:val="0"/>
      <w:marTop w:val="0"/>
      <w:marBottom w:val="0"/>
      <w:divBdr>
        <w:top w:val="none" w:sz="0" w:space="0" w:color="auto"/>
        <w:left w:val="none" w:sz="0" w:space="0" w:color="auto"/>
        <w:bottom w:val="none" w:sz="0" w:space="0" w:color="auto"/>
        <w:right w:val="none" w:sz="0" w:space="0" w:color="auto"/>
      </w:divBdr>
    </w:div>
    <w:div w:id="1264217545">
      <w:bodyDiv w:val="1"/>
      <w:marLeft w:val="0"/>
      <w:marRight w:val="0"/>
      <w:marTop w:val="0"/>
      <w:marBottom w:val="0"/>
      <w:divBdr>
        <w:top w:val="none" w:sz="0" w:space="0" w:color="auto"/>
        <w:left w:val="none" w:sz="0" w:space="0" w:color="auto"/>
        <w:bottom w:val="none" w:sz="0" w:space="0" w:color="auto"/>
        <w:right w:val="none" w:sz="0" w:space="0" w:color="auto"/>
      </w:divBdr>
    </w:div>
    <w:div w:id="1843810901">
      <w:bodyDiv w:val="1"/>
      <w:marLeft w:val="0"/>
      <w:marRight w:val="0"/>
      <w:marTop w:val="0"/>
      <w:marBottom w:val="0"/>
      <w:divBdr>
        <w:top w:val="none" w:sz="0" w:space="0" w:color="auto"/>
        <w:left w:val="none" w:sz="0" w:space="0" w:color="auto"/>
        <w:bottom w:val="none" w:sz="0" w:space="0" w:color="auto"/>
        <w:right w:val="none" w:sz="0" w:space="0" w:color="auto"/>
      </w:divBdr>
    </w:div>
    <w:div w:id="198685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developers.google.com/ar" TargetMode="External"/><Relationship Id="rId34" Type="http://schemas.openxmlformats.org/officeDocument/2006/relationships/image" Target="media/image14.png"/><Relationship Id="rId42" Type="http://schemas.openxmlformats.org/officeDocument/2006/relationships/image" Target="media/image22.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github.com/micjahn/ZXing.Net"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unity.com/"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1.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hyperlink" Target="https://itextpdf.com/en"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4-22T19:49:08.756"/>
    </inkml:context>
    <inkml:brush xml:id="br0">
      <inkml:brushProperty name="width" value="0.05" units="cm"/>
      <inkml:brushProperty name="height" value="0.05" units="cm"/>
    </inkml:brush>
  </inkml:definitions>
  <inkml:trace contextRef="#ctx0" brushRef="#br0">4 289 60 0 0,'-2'12'3362'0'0,"2"-12"-3159"0"0,-1 1-1 0 0,1 0 0 0 0,0-1 0 0 0,0 1 0 0 0,0 0 1 0 0,0 0-1 0 0,0-1 0 0 0,0 1 0 0 0,-1 0 0 0 0,2 0 1 0 0,-1-1-1 0 0,0 1 0 0 0,0 0 0 0 0,0 0 0 0 0,0-1 1 0 0,0 1-1 0 0,1 0 0 0 0,-1-1 0 0 0,0 1 1 0 0,0 0-1 0 0,1 0-202 0 0,4-3 229 0 0,1 1 0 0 0,-1-1 0 0 0,0 0 0 0 0,0 0 0 0 0,0-1 0 0 0,-1 1 0 0 0,1-1 0 0 0,0 0 0 0 0,1-2-229 0 0,186-165 371 0 0,-164 151-347 0 0,-28 19-24 0 0,0 0 1 0 0,1 0-1 0 0,-1 0 0 0 0,0 0 0 0 0,0 0 1 0 0,0 0-1 0 0,0 0 0 0 0,0 0 1 0 0,0 0-1 0 0,1 0 0 0 0,-1 0 0 0 0,0 0 1 0 0,0 0-1 0 0,0 0 0 0 0,0 0 1 0 0,0 0-1 0 0,0 0 0 0 0,0 0 0 0 0,1 0 1 0 0,-1 0-1 0 0,0 0 0 0 0,0 1 1 0 0,0-1-1 0 0,0 0 0 0 0,0 0 0 0 0,0 0 1 0 0,0 0-1 0 0,0 0 0 0 0,0 0 1 0 0,1 0-1 0 0,-1 0 0 0 0,0 0 0 0 0,0 1 1 0 0,0-1-1 0 0,0 0 0 0 0,0 0 1 0 0,0 0-1 0 0,0 0 0 0 0,0 0 0 0 0,0 0 1 0 0,0 1-1 0 0,0-1 0 0 0,0 0 1 0 0,0 0-1 0 0,0 0 0 0 0,0 0 1 0 0,0 0-1 0 0,0 0 0 0 0,0 1 0 0 0,0-1 1 0 0,0 0-1 0 0,0 0 0 0 0,0 0 1 0 0,0 0-1 0 0,0 0 0 0 0,0 0 0 0 0,-1 1 0 0 0,-7 18 8 0 0,-2-2-2 0 0,-20 39 40 0 0,28-52-43 0 0,0 0 0 0 0,0 1 0 0 0,1-1 0 0 0,-1 0 0 0 0,1 0-1 0 0,0 1 1 0 0,1-1 0 0 0,-1 1 0 0 0,1-1 0 0 0,0 1 0 0 0,0 3-3 0 0,0-8-1 0 0,1 1 1 0 0,-1 0-1 0 0,1 0 0 0 0,-1 0 1 0 0,1 0-1 0 0,0-1 1 0 0,-1 1-1 0 0,1 0 0 0 0,0-1 1 0 0,0 1-1 0 0,-1 0 0 0 0,1-1 1 0 0,0 1-1 0 0,0-1 0 0 0,0 1 1 0 0,0-1-1 0 0,0 0 1 0 0,0 1-1 0 0,0-1 0 0 0,0 0 1 0 0,-1 0-1 0 0,1 0 0 0 0,0 1 1 0 0,0-1-1 0 0,0 0 1 0 0,0 0-1 0 0,0 0 0 0 0,0 0 1 0 0,0-1-1 0 0,0 1 0 0 0,0 0 1 0 0,0 0-1 0 0,0-1 0 0 0,0 1 1 0 0,0 0-1 0 0,0-1 1 0 0,0 1-1 0 0,0-1 1 0 0,44-17-33 0 0,-40 16 30 0 0,-1 0 3 0 0,0 0 0 0 0,-1 1 0 0 0,1 0 1 0 0,0 0-1 0 0,0 0 0 0 0,0 0 0 0 0,0 0 0 0 0,0 1 1 0 0,0 0-1 0 0,0 0 0 0 0,0 0 0 0 0,0 0 0 0 0,0 0 0 0 0,-1 1 1 0 0,1 0-1 0 0,0 0 0 0 0,0 0 0 0 0,0 0 0 0 0,0 1 0 0 0,-1-1 1 0 0,1 1-1 0 0,-1 0 0 0 0,1 0 0 0 0,-1 0 0 0 0,0 1 1 0 0,0-1-1 0 0,0 1 0 0 0,0 0 0 0 0,0 0 0 0 0,0 0 0 0 0,-1 0 1 0 0,0 0-1 0 0,1 0 0 0 0,-1 1 0 0 0,5 7 1 0 0,-1 0 0 0 0,-1 1 0 0 0,1 0 0 0 0,-2 0 0 0 0,0 0 0 0 0,0 0 0 0 0,-1 0 0 0 0,0 1 0 0 0,-1 0 0 0 0,-1 5-1 0 0,-1-13 0 0 0,0 1 1 0 0,-1 0-1 0 0,0 0 1 0 0,0-1-1 0 0,0 1 0 0 0,-1 0 1 0 0,0-1-1 0 0,0 0 1 0 0,0 1-1 0 0,-1-1 0 0 0,0 0 1 0 0,0 0-1 0 0,0 0 1 0 0,0-1-1 0 0,-1 1 0 0 0,0-1 1 0 0,0 0-1 0 0,0 0 1 0 0,-1 1-1 0 0,-16 13 1 0 0,-1-1 0 0 0,0 0 0 0 0,-12 5-1 0 0,16-10-2 0 0,-1 0-50 0 0,-2 0 0 0 0,1-1 0 0 0,-1-1 0 0 0,-1-1-1 0 0,-6 1 53 0 0,18-7-306 0 0,1 0 0 0 0,-1-1 0 0 0,1-1 0 0 0,-1 1-1 0 0,0-2 1 0 0,-6 1 306 0 0,11-1-400 0 0,1-1 0 0 0,-1 1 0 0 0,1-1-1 0 0,-1 0 1 0 0,1 0 0 0 0,-1-1 0 0 0,1 1 0 0 0,0-1-1 0 0,0 0 1 0 0,0 0 0 0 0,0 0 0 0 0,0 0 0 0 0,-3-4 400 0 0,-5-2-1698 0 0</inkml:trace>
  <inkml:trace contextRef="#ctx0" brushRef="#br0" timeOffset="1867.84">721 167 800 0 0,'-5'33'6019'0'0,"-11"2"-3826"0"0,-26 32-2529 0 0,25-42 803 0 0,-11 20-427 0 0,-3-1 1 0 0,-2-1-1 0 0,-1-2 1 0 0,-28 24-41 0 0,62-65 0 0 0,0 1 1 0 0,0-1-1 0 0,0 0 1 0 0,0 0-1 0 0,0 0 1 0 0,-1 0-1 0 0,1 1 1 0 0,0-1-1 0 0,0 0 1 0 0,0 0 0 0 0,0 0-1 0 0,0 0 1 0 0,0 0-1 0 0,0 1 1 0 0,0-1-1 0 0,0 0 1 0 0,-1 0-1 0 0,1 0 1 0 0,0 0-1 0 0,0 0 1 0 0,0 0-1 0 0,0 0 1 0 0,0 0-1 0 0,-1 0 1 0 0,1 1-1 0 0,0-1 1 0 0,0 0-1 0 0,0 0 1 0 0,0 0-1 0 0,-1 0 1 0 0,1 0-1 0 0,0 0 1 0 0,0 0-1 0 0,0 0 1 0 0,0 0-1 0 0,-1 0 1 0 0,1 0-1 0 0,0 0 1 0 0,0 0-1 0 0,0 0 1 0 0,0 0 0 0 0,-1-1-1 0 0,1 1 1 0 0,0 0-1 0 0,0 0 1 0 0,0 0-1 0 0,0 0 1 0 0,0 0-1 0 0,-1 0 1 0 0,1 0-1 0 0,0 0 1 0 0,0-1-1 0 0,0 1 1 0 0,0 0-1 0 0,0 0 1 0 0,0 0-1 0 0,0 0 1 0 0,-1 0-1 0 0,1-1 1 0 0,0 1-1 0 0,0 0 1 0 0,0 0-1 0 0,0 0 0 0 0,3-17 11 0 0,10-19-17 0 0,-6 26 3 0 0,0 0 0 0 0,0 0 0 0 0,1 0 0 0 0,0 1 0 0 0,1 1 0 0 0,3-3 3 0 0,-11 10 0 0 0,0 0 0 0 0,0-1 0 0 0,0 1 0 0 0,1 0 1 0 0,-1 0-1 0 0,0 0 0 0 0,1 0 0 0 0,-1 1 1 0 0,1-1-1 0 0,-1 0 0 0 0,1 0 0 0 0,-1 1 1 0 0,1-1-1 0 0,0 1 0 0 0,-1 0 0 0 0,1-1 1 0 0,-1 1-1 0 0,1 0 0 0 0,0 0 0 0 0,-1 0 1 0 0,1 0-1 0 0,0 0 0 0 0,-1 0 0 0 0,1 1 1 0 0,0-1-1 0 0,-1 1 0 0 0,1-1 0 0 0,-1 1 0 0 0,1-1 1 0 0,0 1-1 0 0,-1 0 0 0 0,0 0 0 0 0,1 0 1 0 0,-1 0-1 0 0,0 0 0 0 0,1 0 0 0 0,-1 0 1 0 0,0 0-1 0 0,0 0 0 0 0,0 0 0 0 0,0 1 1 0 0,0-1-1 0 0,0 1 0 0 0,0-1 0 0 0,0 1 1 0 0,-1-1-1 0 0,1 1 0 0 0,0-1 0 0 0,-1 1 1 0 0,1 0-1 0 0,-1-1 2 0 0,2 5 25 0 0,1 0 0 0 0,-1-1 0 0 0,1 0 0 0 0,0 1 0 0 0,1-1 0 0 0,-1 0 0 0 0,5 4-27 0 0,-6-8 9 0 0,0 1 0 0 0,0-1 0 0 0,0 0 0 0 0,0 1 0 0 0,1-1 0 0 0,-1 0 0 0 0,1 0-1 0 0,-1 0 1 0 0,1-1 0 0 0,-1 1 0 0 0,1-1 0 0 0,-1 1 0 0 0,1-1 0 0 0,-1 0 0 0 0,1 0 0 0 0,0 0 0 0 0,-1 0 0 0 0,1 0 0 0 0,-1-1 0 0 0,2 0-9 0 0,22-2 7 0 0,1-2 0 0 0,-1-1 0 0 0,0 0 0 0 0,0-3 0 0 0,-1 0 0 0 0,24-12-7 0 0,-42 18-8 0 0,1-1 0 0 0,-1 0-1 0 0,0 0 1 0 0,0-1 0 0 0,-1 0 0 0 0,1 0 0 0 0,-1-1-1 0 0,0 0 1 0 0,-1 0 0 0 0,1 0 0 0 0,-1 0-1 0 0,0-1 1 0 0,-1 0 0 0 0,0 0 0 0 0,0 0-1 0 0,0-1 1 0 0,-1 1 0 0 0,0-1 0 0 0,-1 0-1 0 0,1 0 1 0 0,-1 0 0 0 0,-1 0 0 0 0,0 0-1 0 0,0 0 1 0 0,0 0 8 0 0,-1 4-2 0 0,0 1 0 0 0,0-1 0 0 0,-1 1 0 0 0,1-1 0 0 0,-1 1 0 0 0,1 0 0 0 0,-1-1 0 0 0,0 1 0 0 0,-1 0 0 0 0,1 0 0 0 0,0 0 0 0 0,-1 0 0 0 0,0 0 0 0 0,1 0 0 0 0,-1 0 0 0 0,-1 0 0 0 0,1 1 0 0 0,0-1 0 0 0,0 1-1 0 0,-1-1 1 0 0,0 1 0 0 0,1 0 0 0 0,-1 0 0 0 0,0 0 2 0 0,0 1 3 0 0,1 0-1 0 0,0 1 0 0 0,-1-1 1 0 0,1 1-1 0 0,-1-1 1 0 0,1 1-1 0 0,-1 0 0 0 0,1 0 1 0 0,-1 0-1 0 0,1 0 1 0 0,-1 0-1 0 0,1 1 0 0 0,-1-1 1 0 0,1 1-1 0 0,0 0 1 0 0,-1-1-1 0 0,1 1 0 0 0,0 0 1 0 0,-1 1-1 0 0,1-1 1 0 0,0 0-1 0 0,0 0 0 0 0,0 1 1 0 0,0 0-1 0 0,0-1 0 0 0,0 1 1 0 0,1 0-1 0 0,-1 0 1 0 0,1 0-1 0 0,-1 0 0 0 0,1 0 1 0 0,0 0-1 0 0,-1 1-2 0 0,-3 5 0 0 0,0 0 1 0 0,0 1-1 0 0,1 0 0 0 0,0 0 1 0 0,0 0-1 0 0,1 1 0 0 0,1-1 0 0 0,-1 1 1 0 0,2-1-1 0 0,-1 1 0 0 0,1 0 0 0 0,1 0 1 0 0,0-1-1 0 0,0 1 0 0 0,1 0 1 0 0,0 0-1 0 0,0 0 0 0 0,1-1 0 0 0,1 1 1 0 0,0-1-1 0 0,0 0 0 0 0,1 1 0 0 0,0-1 1 0 0,0-1-1 0 0,1 1 0 0 0,0-1 1 0 0,2 3-1 0 0,-5-9-1 0 0,1 3 1 0 0,0 0-1 0 0,0 0 1 0 0,1-1-1 0 0,0 1 1 0 0,0-1-1 0 0,0 0 1 0 0,0 0-1 0 0,1 0 1 0 0,-4-3 0 0 0,1-1 0 0 0,-1 1 0 0 0,1 0 0 0 0,0-1 0 0 0,-1 1 0 0 0,1-1 0 0 0,0 1-1 0 0,0-1 1 0 0,-1 0 0 0 0,1 0 0 0 0,0 0 0 0 0,0 0 0 0 0,0 0 0 0 0,-1 0 0 0 0,1 0 0 0 0,0-1 0 0 0,0 1 0 0 0,-1-1 0 0 0,1 1 0 0 0,0-1-1 0 0,-1 1 1 0 0,1-1 0 0 0,-1 0 0 0 0,1 0 0 0 0,-1 0 0 0 0,1 0 0 0 0,-1 0 0 0 0,2-1 0 0 0,7-5-6 0 0,0 0 0 0 0,0 0 0 0 0,-1-1 0 0 0,0 0 0 0 0,0-1 0 0 0,-1 0 0 0 0,0 0 0 0 0,0-1 0 0 0,-1 0 1 0 0,4-9 5 0 0,-10 19 0 0 0,-1-1 0 0 0,0 1 0 0 0,0 0 0 0 0,0-1 0 0 0,0 1 0 0 0,0-1 0 0 0,1 1 0 0 0,-1 0 0 0 0,0-1 0 0 0,0 1 0 0 0,0-1 0 0 0,0 1 0 0 0,0-1 0 0 0,0 1 1 0 0,0 0-1 0 0,0-1 0 0 0,-1 1 0 0 0,1-1 0 0 0,0 1 0 0 0,0 0 0 0 0,0-1 0 0 0,0 1 0 0 0,0-1 0 0 0,-1 1 0 0 0,1 0 0 0 0,0-1 0 0 0,0 1 0 0 0,-1 0 0 0 0,1-1 1 0 0,0 1-1 0 0,-1 0 0 0 0,1 0 0 0 0,0-1 0 0 0,-1 1 0 0 0,1 0 0 0 0,0 0 0 0 0,-1-1 0 0 0,1 1 0 0 0,0 0 0 0 0,-1 0 0 0 0,1 0 0 0 0,-1 0 0 0 0,1 0 0 0 0,0 0 0 0 0,-1 0 1 0 0,1-1-1 0 0,-1 1 0 0 0,1 0 0 0 0,0 0 0 0 0,-1 1 0 0 0,1-1 0 0 0,-1 0 0 0 0,1 0 0 0 0,-1 0 0 0 0,1 0 0 0 0,0 0 0 0 0,-1 0 0 0 0,1 0 0 0 0,0 1 0 0 0,-1-1 1 0 0,1 0-1 0 0,-1 0 0 0 0,1 1 0 0 0,0-1 0 0 0,-1 0 0 0 0,1 1 0 0 0,-30 15 18 0 0,26-10-16 0 0,0-1-1 0 0,0 1 0 0 0,1-1 0 0 0,0 1 1 0 0,0 0-1 0 0,1 0 0 0 0,0 0 1 0 0,-2 6-2 0 0,3-10 4 0 0,0 1 0 0 0,1 0 0 0 0,-1 0 0 0 0,0 0 0 0 0,1 0 1 0 0,0 0-1 0 0,-1 0 0 0 0,1 1 0 0 0,1-1 0 0 0,-1 0 0 0 0,0 0 1 0 0,1 0-1 0 0,-1 0 0 0 0,1 0 0 0 0,0 0 0 0 0,0 0 0 0 0,0-1 0 0 0,0 1 1 0 0,1 1-5 0 0,0-4 0 0 0,-1 1 1 0 0,0-1-1 0 0,0 1 1 0 0,0-1-1 0 0,0 0 1 0 0,0 0-1 0 0,0 0 1 0 0,0 1-1 0 0,0-1 1 0 0,1 0-1 0 0,-1 0 1 0 0,0-1 0 0 0,0 1-1 0 0,0 0 1 0 0,0 0-1 0 0,0 0 1 0 0,0-1-1 0 0,1 1 1 0 0,-1-1-1 0 0,0 1 1 0 0,0-1-1 0 0,0 1 1 0 0,0-1-1 0 0,33-16-8 0 0,-25 12-4 0 0,22-14-89 0 0,-26 15 65 0 0,-1 1 0 0 0,2-1 0 0 0,-1 1 1 0 0,0 0-1 0 0,0 0 0 0 0,1 1 0 0 0,0 0 1 0 0,-1 0-1 0 0,6-1 36 0 0,-10 3 3 0 0,0 1 1 0 0,0 0-1 0 0,0-1 1 0 0,0 1-1 0 0,0 0 1 0 0,0 0-1 0 0,0-1 0 0 0,0 1 1 0 0,0 0-1 0 0,0 0 1 0 0,-1 0-1 0 0,1 0 1 0 0,0 0-1 0 0,-1 0 1 0 0,1 0-1 0 0,-1 1 1 0 0,1-1-1 0 0,-1 0 0 0 0,1 0 1 0 0,-1 0-1 0 0,0 0 1 0 0,0 1-1 0 0,1-1 1 0 0,-1 0-1 0 0,0 0 1 0 0,0 1-1 0 0,0-1 0 0 0,0 0 1 0 0,-1 1-4 0 0,7 22 68 0 0,-6-24-67 0 0,0 1 0 0 0,1-1-1 0 0,-1 0 1 0 0,0 1 0 0 0,1-1-1 0 0,-1 1 1 0 0,0-1-1 0 0,1 0 1 0 0,-1 1 0 0 0,0-1-1 0 0,1 0 1 0 0,-1 1 0 0 0,1-1-1 0 0,-1 0 1 0 0,0 1 0 0 0,1-1-1 0 0,-1 0 1 0 0,1 0-1 0 0,-1 0 1 0 0,1 0 0 0 0,-1 1-1 0 0,1-1 1 0 0,-1 0 0 0 0,1 0-1 0 0,-1 0 1 0 0,1 0 0 0 0,-1 0-1 0 0,1 0 1 0 0,-1 0-1 0 0,1 0 1 0 0,-1 0 0 0 0,1-1-1 0 0,-1 1 1 0 0,1 0 0 0 0,-1 0-1 0 0,1 0 1 0 0,-1-1-1 0 0,124-64-197 0 0,-123 65 198 0 0,-1 0-1 0 0,0 0 1 0 0,1 0 0 0 0,-1 0-1 0 0,1 0 1 0 0,-1 0 0 0 0,0 0-1 0 0,1 0 1 0 0,-1 0 0 0 0,1 0-1 0 0,-1 0 1 0 0,0 0 0 0 0,1 0-1 0 0,-1 0 1 0 0,0 0 0 0 0,1 1-1 0 0,-1-1 1 0 0,0 0 0 0 0,1 0-1 0 0,-1 0 1 0 0,0 1 0 0 0,1-1-1 0 0,-1 0 1 0 0,0 0 0 0 0,1 1-1 0 0,-1-1 1 0 0,0 0 0 0 0,0 0-1 0 0,1 1 1 0 0,-1-1 0 0 0,0 0-1 0 0,0 1 1 0 0,0-1-1 0 0,1 1 1 0 0,-1-1 0 0 0,0 0-1 0 0,0 1 1 0 0,0-1 0 0 0,0 0-1 0 0,0 1 1 0 0,0-1 0 0 0,0 1-1 0 0,0-1 1 0 0,0 0 0 0 0,0 1-1 0 0,1 29 123 0 0,-1-27-106 0 0,-1-1 0 0 0,1 1 1 0 0,0-1-1 0 0,0 1 0 0 0,0 0 1 0 0,1-1-1 0 0,-1 1 0 0 0,1-1 0 0 0,-1 1 1 0 0,1-1-1 0 0,0 2-17 0 0,0-4 2 0 0,0 0 0 0 0,0 0 0 0 0,-1 1-1 0 0,1-1 1 0 0,0-1 0 0 0,0 1 0 0 0,-1 0 0 0 0,1 0 0 0 0,0 0 0 0 0,-1 0 0 0 0,1 0-1 0 0,0-1 1 0 0,0 1 0 0 0,-1 0 0 0 0,1-1 0 0 0,0 1 0 0 0,-1 0 0 0 0,1-1 0 0 0,-1 1-1 0 0,1-1 1 0 0,-1 1 0 0 0,1-1 0 0 0,-1 1 0 0 0,1-1 0 0 0,-1 1 0 0 0,1-1-2 0 0,18-20-7 0 0,-15 17 1 0 0,2-3-28 0 0,15-15-62 0 0,-21 21 91 0 0,1 0 1 0 0,-1 1-1 0 0,1-1 0 0 0,-1 1 1 0 0,1-1-1 0 0,-1 1 0 0 0,1-1 1 0 0,0 1-1 0 0,-1 0 0 0 0,1-1 1 0 0,-1 1-1 0 0,1 0 0 0 0,0-1 1 0 0,-1 1-1 0 0,1 0 0 0 0,0 0 1 0 0,-1-1-1 0 0,1 1 0 0 0,0 0 1 0 0,0 0-1 0 0,-1 0 0 0 0,1 0 1 0 0,0 0-1 0 0,-1 0 0 0 0,1 0 1 0 0,0 0-1 0 0,0 1 0 0 0,-1-1 1 0 0,1 0-1 0 0,0 0 5 0 0,7 45 193 0 0,-7-43-189 0 0,0-1 0 0 0,0 0 0 0 0,0 1 1 0 0,0-1-1 0 0,1 0 0 0 0,-1 1 0 0 0,0-1 0 0 0,1 0 0 0 0,-1 0 0 0 0,1 0 0 0 0,-1 0 0 0 0,1 0 0 0 0,-1-1 0 0 0,1 1 1 0 0,0 0-1 0 0,-1-1 0 0 0,1 1 0 0 0,0-1 0 0 0,0 0 0 0 0,-1 1 0 0 0,1-1 0 0 0,0 0-4 0 0,3 0-1 0 0,0 0 1 0 0,0 0-1 0 0,0-1 0 0 0,-1 0 0 0 0,1 0 0 0 0,0 0 1 0 0,0 0-1 0 0,-1-1 0 0 0,2 0 1 0 0,-2 1-4 0 0,0 0 1 0 0,-1-1-1 0 0,1 1 1 0 0,-1-1-1 0 0,1 0 1 0 0,-1 0-1 0 0,0 0 0 0 0,0 0 1 0 0,0-1-1 0 0,0 1 1 0 0,0-1-1 0 0,-1 0 1 0 0,1 0-1 0 0,-1 0 0 0 0,1 0 1 0 0,-1 0-1 0 0,0 0 1 0 0,0-1-1 0 0,-1 1 1 0 0,1-1-1 0 0,-1 1 0 0 0,0-1 1 0 0,1-2 3 0 0,-2 6 0 0 0,0 0 0 0 0,1-1 0 0 0,-1 1 0 0 0,0-1 0 0 0,0 1-1 0 0,0-1 1 0 0,0 1 0 0 0,0-1 0 0 0,0 1 0 0 0,0-1 0 0 0,0 1 0 0 0,0-1 0 0 0,0 1 0 0 0,0-1 0 0 0,0 1 0 0 0,0-1 0 0 0,0 1 0 0 0,0-1 0 0 0,0 1 0 0 0,-1-1-1 0 0,1 1 1 0 0,0-1 0 0 0,0 1 0 0 0,-1 0 0 0 0,1-1 0 0 0,0 1 0 0 0,0-1 0 0 0,-1 1 0 0 0,1 0 0 0 0,0-1 0 0 0,-1 1 0 0 0,1 0 0 0 0,-1-1 0 0 0,1 1 0 0 0,-1 0-1 0 0,1 0 1 0 0,-1-1 0 0 0,-12 17 17 0 0,-8 30 58 0 0,20-43-66 0 0,0 0 0 0 0,0 0 0 0 0,0 0 0 0 0,0 1 0 0 0,1-1 0 0 0,-1 0 1 0 0,1 0-1 0 0,0 1 0 0 0,0-1 0 0 0,0 0 0 0 0,0 2-9 0 0,0-4 1 0 0,1-1 0 0 0,-1 0 0 0 0,0 1 0 0 0,0-1 0 0 0,0 0 0 0 0,1 0 0 0 0,-1 1 0 0 0,0-1 0 0 0,0 0-1 0 0,1 1 1 0 0,-1-1 0 0 0,0 0 0 0 0,1 0 0 0 0,-1 1 0 0 0,0-1 0 0 0,1 0 0 0 0,-1 0 0 0 0,0 0 0 0 0,1 0 0 0 0,-1 1 0 0 0,0-1 0 0 0,1 0 0 0 0,-1 0 0 0 0,0 0 0 0 0,1 0 0 0 0,-1 0 0 0 0,1 0 0 0 0,-1 0 0 0 0,0 0 0 0 0,1 0 0 0 0,-1 0-1 0 0,23-9-18 0 0,-10 0-33 0 0,0 1 0 0 0,0-2 0 0 0,-1 0 0 0 0,-1 0 1 0 0,1-1-1 0 0,-2 0 0 0 0,2-3 51 0 0,-12 14-1 0 0,0 0 0 0 0,0 0 0 0 0,0 0 0 0 0,0 0 0 0 0,0 0 0 0 0,0 0 0 0 0,0-1-1 0 0,0 1 1 0 0,0 0 0 0 0,0 0 0 0 0,0 0 0 0 0,1 0 0 0 0,-1 0 0 0 0,0 0 0 0 0,0 0 0 0 0,0 0 0 0 0,0 0 0 0 0,0-1-1 0 0,0 1 1 0 0,1 0 0 0 0,-1 0 0 0 0,0 0 0 0 0,0 0 0 0 0,0 0 0 0 0,0 0 0 0 0,0 0 0 0 0,1 0 0 0 0,-1 0 0 0 0,0 0-1 0 0,0 0 1 0 0,0 0 0 0 0,0 0 0 0 0,0 0 0 0 0,0 0 0 0 0,1 0 0 0 0,-1 0 0 0 0,0 0 0 0 0,0 0 0 0 0,0 0 0 0 0,0 1-1 0 0,0-1 1 0 0,1 0 0 0 0,-1 0 0 0 0,0 0 0 0 0,0 0 0 0 0,0 0 0 0 0,0 0 0 0 0,0 0 0 0 0,0 0 0 0 0,0 0 0 0 0,0 1-1 0 0,0-1 1 0 0,1 0 1 0 0,2 13 3 0 0,-1 24 86 0 0,-2-25-53 0 0,0-7-24 0 0,1 0 0 0 0,0 0 0 0 0,0 0 0 0 0,0 0 0 0 0,0 0 0 0 0,1-1 0 0 0,0 1 0 0 0,0 0 0 0 0,0-1 1 0 0,2 3-13 0 0,-3-6-1 0 0,0 0 0 0 0,0 0 1 0 0,-1 0-1 0 0,1 0 1 0 0,0-1-1 0 0,0 1 0 0 0,0 0 1 0 0,0-1-1 0 0,0 1 1 0 0,0 0-1 0 0,0-1 0 0 0,0 1 1 0 0,0-1-1 0 0,0 0 1 0 0,0 1-1 0 0,0-1 1 0 0,0 0-1 0 0,0 1 0 0 0,0-1 1 0 0,1 0-1 0 0,-1 0 1 0 0,0 0-1 0 0,0 0 0 0 0,0 0 1 0 0,0-1-1 0 0,0 1 1 0 0,1 0-1 0 0,-1 0 1 0 0,0-1-1 0 0,0 1 0 0 0,0 0 1 0 0,0-1-1 0 0,0 0 1 0 0,0 1-1 0 0,0-1 0 0 0,0 1 1 0 0,0-1-1 0 0,0 0 1 0 0,-1 0-1 0 0,1 1 0 0 0,0-1 1 0 0,0 0-1 0 0,-1 0 1 0 0,1 0-1 0 0,0 0 1 0 0,0 0 0 0 0,2-3-17 0 0,1 0 1 0 0,0 1-1 0 0,0-1 1 0 0,0 1 0 0 0,0 0-1 0 0,1 1 1 0 0,0-1-1 0 0,3-1 17 0 0,-7 3-9 0 0,0 1-1 0 0,0 0 1 0 0,0 0-1 0 0,0-1 1 0 0,0 1 0 0 0,0 0-1 0 0,0 0 1 0 0,0 0-1 0 0,1 0 1 0 0,-1 0-1 0 0,0 0 1 0 0,0 0-1 0 0,0 0 1 0 0,0 1-1 0 0,0-1 1 0 0,0 0-1 0 0,0 1 1 0 0,0-1-1 0 0,0 0 1 0 0,0 1-1 0 0,0-1 1 0 0,-1 1-1 0 0,1 0 1 0 0,0-1 0 0 0,0 1-1 0 0,0 0 1 0 0,-1-1-1 0 0,1 1 1 0 0,0 0-1 0 0,-1 0 1 0 0,1 0-1 0 0,0 0 1 0 0,-1-1-1 0 0,1 1 1 0 0,-1 0-1 0 0,0 0 1 0 0,1 0-1 0 0,-1 0 1 0 0,0 0-1 0 0,1 0 1 0 0,-1 0-1 0 0,0 0 1 0 0,0 1 0 0 0,0-1 8 0 0,14 79-3876 0 0,-14-79 3763 0 0,0-1 0 0 0,0 1 0 0 0,0 0 0 0 0,0-1 0 0 0,1 1-1 0 0,-1-1 1 0 0,0 1 0 0 0,0-1 0 0 0,1 1 0 0 0,-1-1 0 0 0,1 1-1 0 0,-1-1 1 0 0,0 1 0 0 0,1-1 0 0 0,-1 1 0 0 0,1-1-1 0 0,-1 0 1 0 0,1 1 0 0 0,-1-1 0 0 0,1 0 0 0 0,-1 1 0 0 0,1-1-1 0 0,-1 0 1 0 0,1 0 0 0 0,0 0 0 0 0,-1 1 0 0 0,1-1 0 0 0,-1 0 114 0 0,11-3-1516 0 0</inkml:trace>
  <inkml:trace contextRef="#ctx0" brushRef="#br0" timeOffset="19703.96">2358 206 168 0 0,'12'-1'4729'0'0,"-12"-4"-1989"0"0,2-9-1018 0 0,-7 18-1627 0 0,-1 0 0 0 0,0 0 0 0 0,0 0-1 0 0,0-1 1 0 0,0 0 0 0 0,0 0 0 0 0,-6 1-95 0 0,2 0 57 0 0,-13 6-36 0 0,2 1 0 0 0,0 1 0 0 0,0 1 0 0 0,1 1 0 0 0,1 0 0 0 0,0 1 1 0 0,-2 5-22 0 0,20-19 0 0 0,1-1 0 0 0,-1 1 0 0 0,1-1 1 0 0,0 1-1 0 0,-1 0 0 0 0,1-1 1 0 0,0 1-1 0 0,-1 0 0 0 0,1 0 0 0 0,0-1 1 0 0,0 1-1 0 0,0 0 0 0 0,0-1 0 0 0,0 1 1 0 0,0 0-1 0 0,0 0 0 0 0,0-1 1 0 0,0 1-1 0 0,0 0 0 0 0,0 0 0 0 0,0-1 1 0 0,1 1-1 0 0,-1 0 0 0 0,0 0 0 0 0,0-1 1 0 0,1 1-1 0 0,-1 0 0 0 0,0-1 1 0 0,1 1-1 0 0,-1-1 0 0 0,1 1 0 0 0,-1 0 1 0 0,1-1-1 0 0,-1 1 0 0 0,1-1 0 0 0,-1 1 1 0 0,1-1-1 0 0,0 0 0 0 0,-1 1 1 0 0,1-1-1 0 0,0 0 0 0 0,-1 1 0 0 0,1-1 1 0 0,0 0-1 0 0,0 0 0 0 0,0 1 0 0 0,43 17-32 0 0,-33-14 27 0 0,-4-1 1 0 0,-1 0 0 0 0,1 0-1 0 0,-1 0 1 0 0,0 1 0 0 0,-1 0 0 0 0,1 0 0 0 0,0 1 0 0 0,-1 0 0 0 0,0 0-1 0 0,0 0 5 0 0,-4-3-1 0 0,1 0 0 0 0,-1-1 0 0 0,0 1 0 0 0,0 0 0 0 0,0 0 0 0 0,0 0-1 0 0,0 0 1 0 0,0 1 0 0 0,0-1 0 0 0,-1 0 0 0 0,1 0 0 0 0,-1 0 0 0 0,0 1-1 0 0,1-1 1 0 0,-1 0 0 0 0,0 0 0 0 0,0 1 0 0 0,-1-1 0 0 0,1 0 0 0 0,0 1-1 0 0,-1-1 1 0 0,1 0 0 0 0,-1 0 0 0 0,0 0 0 0 0,0 0 0 0 0,0 0 0 0 0,0 0-1 0 0,0 0 1 0 0,0 0 0 0 0,0 0 0 0 0,-1 0 0 0 0,0 1 1 0 0,-12 13-21 0 0,0 0 0 0 0,-1-1 1 0 0,0 0-1 0 0,-1-1 0 0 0,-1-1 1 0 0,0 0-1 0 0,-1-2 0 0 0,0 0 0 0 0,-1-1 1 0 0,0 0-1 0 0,-15 4 21 0 0,32-14-91 0 0,1 1 0 0 0,-1-1 0 0 0,1 1 0 0 0,-1-1-1 0 0,0 1 1 0 0,1-1 0 0 0,-1 0 0 0 0,1 0 0 0 0,-1 0 0 0 0,0 0 0 0 0,1 0 0 0 0,-1-1 0 0 0,1 1 0 0 0,-1 0-1 0 0,1-1 1 0 0,-1 1 0 0 0,1-1 0 0 0,-1 1 0 0 0,1-1 0 0 0,-1 0 0 0 0,1 0 0 0 0,-1 1 0 0 0,1-1 0 0 0,0 0 0 0 0,0 0-1 0 0,-1 0 1 0 0,1-1 91 0 0,-1 0-295 0 0,1-1 0 0 0,0 1 0 0 0,-1 0 0 0 0,1-1 0 0 0,0 1 0 0 0,1-1 0 0 0,-1 1 0 0 0,0-1 0 0 0,1 1 0 0 0,-1-1 0 0 0,1 1 0 0 0,0-1-1 0 0,0 0 1 0 0,0 1 0 0 0,0-1 0 0 0,1-1 295 0 0,2-20-1696 0 0</inkml:trace>
  <inkml:trace contextRef="#ctx0" brushRef="#br0" timeOffset="20420.87">2221 70 792 0 0,'1'1'296'0'0,"-1"0"0"0"0,1-1 0 0 0,-1 1-1 0 0,0 0 1 0 0,1 0 0 0 0,-1 0 0 0 0,1-1 0 0 0,0 1-1 0 0,-1 0 1 0 0,1-1 0 0 0,0 1 0 0 0,-1 0 0 0 0,1-1 0 0 0,0 1-1 0 0,0-1 1 0 0,-1 1 0 0 0,1-1 0 0 0,0 0 0 0 0,0 1 0 0 0,0-1-1 0 0,0 0 1 0 0,0 1 0 0 0,-1-1 0 0 0,1 0 0 0 0,1 0-296 0 0,25-10 1149 0 0,103-47-2778 0 0,-115 45-3281 0 0,-11 8 3216 0 0</inkml:trace>
  <inkml:trace contextRef="#ctx0" brushRef="#br0" timeOffset="34068.15">2226 535 224 0 0,'-3'0'3536'0'0,"-14"0"-3526"0"0,17 0-41 0 0,0 0 18 0 0,7 5 4088 0 0,-3-9-3833 0 0,1 0 1 0 0,-1 0-1 0 0,1 0 0 0 0,0 1 0 0 0,0 0 0 0 0,0 0 0 0 0,5-2-242 0 0,3-2 116 0 0,152-75-34 0 0,-175 93-88 0 0,1 1 0 0 0,1 0 0 0 0,0 1 0 0 0,0 0-1 0 0,1 0 1 0 0,1 0 0 0 0,0 1 0 0 0,-2 8 6 0 0,8-22 0 0 0,0 0 1 0 0,0 0-1 0 0,0 0 0 0 0,0 1 1 0 0,0-1-1 0 0,0 0 1 0 0,0 0-1 0 0,0 0 0 0 0,-1 1 1 0 0,1-1-1 0 0,0 0 1 0 0,0 0-1 0 0,0 1 0 0 0,0-1 1 0 0,0 0-1 0 0,0 0 1 0 0,0 1-1 0 0,0-1 0 0 0,0 0 1 0 0,0 0-1 0 0,0 0 1 0 0,1 1-1 0 0,-1-1 0 0 0,0 0 1 0 0,0 0-1 0 0,0 1 1 0 0,0-1-1 0 0,0 0 0 0 0,0 0 1 0 0,0 0-1 0 0,1 1 1 0 0,-1-1-1 0 0,0 0 0 0 0,0 0 1 0 0,0 0-1 0 0,0 0 1 0 0,1 0-1 0 0,-1 1 0 0 0,0-1 1 0 0,0 0-1 0 0,0 0 1 0 0,1 0-1 0 0,-1 0 0 0 0,0 0 1 0 0,0 0-1 0 0,1 0 1 0 0,-1 0-1 0 0,0 0 0 0 0,0 0 1 0 0,0 0-1 0 0,1 0 1 0 0,-1 0-1 0 0,0 0 0 0 0,0 0 1 0 0,1 0-1 0 0,-1 0 0 0 0,20-8 3 0 0,17-16 5 0 0,-32 20-5 0 0,0 1 1 0 0,-1-1-1 0 0,1 0 1 0 0,-1-1-1 0 0,0 1 1 0 0,0-1-1 0 0,-1 0 1 0 0,1 0 0 0 0,2-5-4 0 0,5 41-4 0 0,-8-6 0 0 0,10-17 0 0 0,-2-4 18 0 0,-9-4-14 0 0,0 0-1 0 0,0 0 1 0 0,0 0-1 0 0,0 0 1 0 0,0 0-1 0 0,-1 0 1 0 0,1-1 0 0 0,0 1-1 0 0,0-1 1 0 0,0 1-1 0 0,0-1 1 0 0,-1 0-1 0 0,1 0 1 0 0,0 0-1 0 0,0 0 1 0 0,-1 0-1 0 0,1 0 1 0 0,-1 0 0 0 0,1 0-1 0 0,0-2 1 0 0,30-27-10 0 0,-24 21 11 0 0,31-47 19 0 0,-38 55-18 0 0,-1-3-4 0 0,0 1 0 0 0,0 2-1 0 0,9 18-21 0 0,-11 7 33 0 0,2 13-11 0 0,-1-36 2 0 0,1 0 1 0 0,-1 0-1 0 0,1 0 0 0 0,-1-1 1 0 0,1 1-1 0 0,-1 0 1 0 0,0 0-1 0 0,1 0 1 0 0,-1 0-1 0 0,0-1 1 0 0,0 1-1 0 0,1 0 1 0 0,-1-1-1 0 0,0 1 1 0 0,0-1-1 0 0,0 1 1 0 0,0-1-1 0 0,0 1 1 0 0,0-1-1 0 0,0 0 1 0 0,0 1-1 0 0,0-1 1 0 0,0 0-1 0 0,0 0 0 0 0,1 1 0 0 0,-1-1 0 0 0,1 0 0 0 0,0 0 0 0 0,-1 0 0 0 0,1 0 0 0 0,0 0 0 0 0,-1 0 0 0 0,1 0 0 0 0,-1 0 0 0 0,1 0 0 0 0,0 0 0 0 0,-1 0 0 0 0,1 0 0 0 0,-1 0 0 0 0,1 0 0 0 0,0 0-1 0 0,-1 0 1 0 0,1 0 0 0 0,0 0 0 0 0,-1-1 0 0 0,1 1 0 0 0,0 0 0 0 0,-1 0 0 0 0,1 0 0 0 0,0-1 0 0 0,-1 1 0 0 0,1 0 0 0 0,0 0 0 0 0,0-1 0 0 0,-1 1 0 0 0,1 0 0 0 0,0-1 0 0 0,0 1 0 0 0,0 0 0 0 0,-1-1 0 0 0,1 1 0 0 0,0 0 0 0 0,0-1 0 0 0,0 1-1 0 0,0 0 1 0 0,0-1 0 0 0,0 1 0 0 0,0-1 0 0 0,0 1 0 0 0,0 0 0 0 0,0-1 0 0 0,0 1 0 0 0,0 0 0 0 0,0-1 0 0 0,0 1 0 0 0,0-1 0 0 0,0 1 0 0 0,0 0 0 0 0,0-1 0 0 0,0 1 0 0 0,0 0 0 0 0,1-1 0 0 0,-1 1 0 0 0,0 0 0 0 0,0-1 0 0 0,1 1 0 0 0,-1 0-1 0 0,0-1 1 0 0,0 1 0 0 0,1 0 0 0 0,-1 0 0 0 0,0-1 0 0 0,1 1 0 0 0,-1 0 0 0 0,0 0 0 0 0,10-26 16 0 0,-10 25-18 0 0,1-1-1 0 0,-1 0 1 0 0,1 0 0 0 0,-1 0 0 0 0,1 1-1 0 0,0-1 1 0 0,-1 0 0 0 0,1 1-1 0 0,0-1 1 0 0,0 1 0 0 0,0-1 0 0 0,1 1-1 0 0,-1-1 1 0 0,0 1 0 0 0,1 0-1 0 0,-1-1 1 0 0,0 1 0 0 0,1 0 0 0 0,-1 0-1 0 0,2 0 3 0 0,27-17 14 0 0,-1-1 0 0 0,0-1 1 0 0,-2-2-1 0 0,-1 0 0 0 0,0-2 0 0 0,-2-1 0 0 0,13-17-14 0 0,-33 37-5 0 0,-1 0 0 0 0,0-1-1 0 0,0 0 1 0 0,-1 1 0 0 0,1-1 0 0 0,-1 0 0 0 0,-1 0-1 0 0,1 0 1 0 0,-1-1 0 0 0,0 1 0 0 0,0 0 0 0 0,-1-1 5 0 0,5-21-37 0 0,7-19 45 0 0,-10 43-15 0 0,-10 30-7 0 0,4-13 17 0 0,-12 33 16 0 0,2 1 0 0 0,2 0 0 0 0,2 1-1 0 0,2 0 1 0 0,0 37-19 0 0,8-83-2 0 0,0 0-1 0 0,0-1 1 0 0,1 1-1 0 0,-1 0 1 0 0,1 0 0 0 0,-1 0-1 0 0,1-1 1 0 0,0 1-1 0 0,-1 0 1 0 0,1-1-1 0 0,0 1 1 0 0,0-1-1 0 0,1 1 3 0 0,-2-1-25 0 0,0-1-1 0 0,0 0 0 0 0,1 0 1 0 0,-1 1-1 0 0,0-1 0 0 0,0 0 0 0 0,1 0 1 0 0,-1 0-1 0 0,0 1 0 0 0,0-1 1 0 0,1 0-1 0 0,-1 0 0 0 0,0 0 1 0 0,1 0-1 0 0,-1 0 0 0 0,0 1 0 0 0,1-1 1 0 0,-1 0-1 0 0,0 0 0 0 0,0 0 1 0 0,1 0-1 0 0,-1 0 0 0 0,0 0 1 0 0,1 0-1 0 0,-1 0 0 0 0,0 0 0 0 0,1 0 1 0 0,-1-1-1 0 0,0 1 0 0 0,1 0 1 0 0,-1 0-1 0 0,0 0 0 0 0,1 0 1 0 0,-1 0-1 0 0,0 0 0 0 0,0-1 0 0 0,1 1 1 0 0,-1 0-1 0 0,0 0 0 0 0,0 0 1 0 0,1-1-1 0 0,-1 1 0 0 0,0 0 1 0 0,0 0-1 0 0,0-1 0 0 0,1 1 0 0 0,-1 0 1 0 0,0-1-1 0 0,0 1 0 0 0,0 0 1 0 0,0-1-1 0 0,0 1 0 0 0,0 0 1 0 0,0 0-1 0 0,1-1 0 0 0,-1 1 0 0 0,0 0 1 0 0,0-1-1 0 0,0 1 0 0 0,0 0 1 0 0,0-1-1 0 0,-1 1 0 0 0,1 0 1 0 0,0-1-1 0 0,0 1 0 0 0,0 0 0 0 0,0-1 1 0 0,0 1 25 0 0,-7-23-3723 0 0,2 12 1812 0 0,1-1 474 0 0</inkml:trace>
  <inkml:trace contextRef="#ctx0" brushRef="#br0" timeOffset="34415.11">2745 221 752 0 0,'1'-2'405'0'0,"1"1"0"0"0,-1-1-1 0 0,0 1 1 0 0,0-1 0 0 0,0 1 0 0 0,1 0 0 0 0,-1-1-1 0 0,1 1 1 0 0,-1 0 0 0 0,1 0 0 0 0,-1 0-1 0 0,1 0 1 0 0,0 0 0 0 0,-1 1 0 0 0,1-1 0 0 0,0 0-1 0 0,0 1 1 0 0,1-1-405 0 0,41 0 2179 0 0,-19 6-2642 0 0,-1 0 1 0 0,0 2-1 0 0,1 1 463 0 0,0 0 420 0 0,-9-5-1049 0 0,18 8-6516 0 0,-31-8 5766 0 0</inkml:trace>
  <inkml:trace contextRef="#ctx0" brushRef="#br0" timeOffset="35215.11">2955 392 220 0 0,'0'0'131'0'0,"0"0"-1"0"0,1-1 1 0 0,-1 1 0 0 0,0 0-1 0 0,0 0 1 0 0,0 0 0 0 0,0 0-1 0 0,0 0 1 0 0,1-1 0 0 0,-1 1-1 0 0,0 0 1 0 0,0 0 0 0 0,0 0-1 0 0,0-1 1 0 0,0 1-1 0 0,0 0 1 0 0,0 0 0 0 0,0 0-1 0 0,0-1 1 0 0,0 1 0 0 0,0 0-1 0 0,0 0 1 0 0,0 0 0 0 0,0-1-1 0 0,0 1 1 0 0,0 0 0 0 0,0 0-1 0 0,0 0 1 0 0,0-1 0 0 0,0 1-1 0 0,0 0 1 0 0,0 0 0 0 0,0 0-1 0 0,0-1 1 0 0,0 1 0 0 0,-1 0-1 0 0,1 0 1 0 0,0 0-1 0 0,0 0 1 0 0,0-1 0 0 0,0 1-1 0 0,0 0 1 0 0,-1 0 0 0 0,1 0-1 0 0,0 0 1 0 0,0 0 0 0 0,0 0-1 0 0,-1-1-130 0 0,-13 4 2156 0 0,-28 17-2551 0 0,29-14 1200 0 0,9-4-771 0 0,1-1 0 0 0,0 1 0 0 0,-1 0 0 0 0,1 0 0 0 0,0 0 0 0 0,0 1 0 0 0,0-1 0 0 0,0 1 0 0 0,1-1 0 0 0,-1 1 0 0 0,0 1-34 0 0,3-4 2 0 0,0 1 0 0 0,-1-1 0 0 0,1 1 0 0 0,0-1-1 0 0,0 1 1 0 0,0-1 0 0 0,-1 1 0 0 0,1-1 0 0 0,0 1 0 0 0,0-1 0 0 0,0 1 0 0 0,0-1 0 0 0,0 1 0 0 0,0-1-1 0 0,0 1 1 0 0,0 0 0 0 0,0-1 0 0 0,0 1 0 0 0,0-1 0 0 0,0 1 0 0 0,1-1 0 0 0,-1 1 0 0 0,0-1 0 0 0,0 1-1 0 0,0-1 1 0 0,1 1 0 0 0,-1 0-2 0 0,1 0 0 0 0,1 0-1 0 0,-1 0 0 0 0,0 0 1 0 0,1 0-1 0 0,-1 0 1 0 0,1 0-1 0 0,-1-1 0 0 0,1 1 1 0 0,-1 0-1 0 0,1-1 0 0 0,-1 1 1 0 0,1-1-1 0 0,0 0 1 0 0,0 1 0 0 0,3 0 1 0 0,0 0 1 0 0,1 0 0 0 0,-1 0-1 0 0,0-1 1 0 0,0 1 0 0 0,1-1-1 0 0,-1-1 1 0 0,0 1 0 0 0,0-1 0 0 0,1 0-1 0 0,-1 0 1 0 0,0 0 0 0 0,0-1-1 0 0,0 1 1 0 0,0-1 0 0 0,-1-1 0 0 0,1 1-1 0 0,0-1 1 0 0,-1 0 0 0 0,0 0-1 0 0,0 0 1 0 0,1 0 0 0 0,-2-1-1 0 0,1 1 1 0 0,0-2-2 0 0,9-5 6 0 0,-7 12-13 0 0,-6 26-17 0 0,0 0 32 0 0,0-27-9 0 0,0 1 0 0 0,0-1 1 0 0,1 0-1 0 0,-1 1 0 0 0,0-1 1 0 0,1 0-1 0 0,0 1 0 0 0,-1-1 0 0 0,1 0 1 0 0,0 0-1 0 0,-1 0 0 0 0,1 1 1 0 0,0-1-1 0 0,0 0 0 0 0,0 0 0 0 0,0 0 1 0 0,0 0-1 0 0,0 0 0 0 0,0-1 1 0 0,0 1-1 0 0,1 0 0 0 0,-1 0 0 0 0,0-1 1 0 0,0 1-1 0 0,1-1 0 0 0,-1 1 0 0 0,0-1 1 0 0,1 1-1 0 0,-1-1 0 0 0,1 0 1 0 0,-1 0-1 0 0,0 0 0 0 0,1 0 0 0 0,-1 0 1 0 0,1 0-1 0 0,-1 0 0 0 0,1 0 1 0 0,0-1 0 0 0,8-1-12 0 0,0-1 1 0 0,0-1-1 0 0,0 1 1 0 0,-1-2 0 0 0,7-2 11 0 0,-10 3-5 0 0,0 1 1 0 0,0 0 0 0 0,0 1 0 0 0,1 0-1 0 0,-1 0 1 0 0,1 0 0 0 0,1 0 4 0 0,1 27 27 0 0,-7-24-30 0 0,0-1 0 0 0,-1 1 0 0 0,1-1 0 0 0,-1 0 0 0 0,1 0 0 0 0,0 1 1 0 0,-1-1-1 0 0,1 0 0 0 0,-1-1 0 0 0,1 1 0 0 0,0 0 0 0 0,-1 0 0 0 0,1-1 1 0 0,-1 1-1 0 0,1-1 0 0 0,0 1 0 0 0,-1-1 0 0 0,1 0 0 0 0,-1 1 1 0 0,0-1-1 0 0,1 0 0 0 0,-1 0 0 0 0,0 0 0 0 0,1 0 3 0 0,22-8-76 0 0,-23 10 74 0 0,-1 0 1 0 0,1 0 0 0 0,0 0-1 0 0,-1 0 1 0 0,1 0-1 0 0,-1 0 1 0 0,1 0 0 0 0,-1 0-1 0 0,0 0 1 0 0,1 0 0 0 0,-1 0-1 0 0,0 0 1 0 0,0 0 0 0 0,0 0-1 0 0,0 1 1 0 0,0-1 0 0 0,0 0-1 0 0,0 0 1 0 0,0 0 0 0 0,0 0-1 0 0,0 0 1 0 0,-1 0 0 0 0,1 0-1 0 0,0 0 1 0 0,-1 0 0 0 0,1 0-1 0 0,-1 0 1 0 0,0 1 1 0 0,-2 22 3 0 0,2-19-512 0 0,1-1 1 0 0,-1 0-1 0 0,0 1 1 0 0,0-1 0 0 0,0 0-1 0 0,-1 1 1 0 0,1-1-1 0 0,-2 2 509 0 0,2-5-1658 0 0,2-2 2 0 0,3-2 118 0 0</inkml:trace>
  <inkml:trace contextRef="#ctx0" brushRef="#br0" timeOffset="36109.08">2582 245 72 0 0,'1'0'143'0'0,"-1"0"0"0"0,0 0 0 0 0,0 0 0 0 0,0 0 0 0 0,0 0-1 0 0,1 0 1 0 0,-1 0 0 0 0,0 0 0 0 0,0 0 0 0 0,0 0 0 0 0,1 0 0 0 0,-1 0 0 0 0,0 0 0 0 0,0 0-1 0 0,0 0 1 0 0,0 0 0 0 0,0-1 0 0 0,1 1 0 0 0,-1 0 0 0 0,0 0 0 0 0,0 0 0 0 0,0 0 0 0 0,0 0 0 0 0,0 0-1 0 0,0-1 1 0 0,0 1 0 0 0,1 0 0 0 0,-1 0 0 0 0,0 0 0 0 0,0 0 0 0 0,0 0 0 0 0,0-1 0 0 0,0 1 0 0 0,0 0-1 0 0,0 0 1 0 0,0 0 0 0 0,0 0 0 0 0,0-1 0 0 0,0 1 0 0 0,0 0 0 0 0,0 0 0 0 0,0 0 0 0 0,0 0 0 0 0,0-1-1 0 0,0 1 1 0 0,0 0 0 0 0,0 0-143 0 0,3 0 1418 0 0,2 4-1440 0 0,-1 0 0 0 0,1-1 0 0 0,1 0 1 0 0,-1 0-1 0 0,0 0 0 0 0,1-1 0 0 0,-1 0 0 0 0,1 0 0 0 0,0 0 0 0 0,-1 0 1 0 0,1-1-1 0 0,0 0 0 0 0,0-1 0 0 0,0 1 0 0 0,4-1 22 0 0,-8-2-480 0 0,0 1 0 0 0,0-1 1 0 0,0 1-1 0 0,0-1 0 0 0,-1 0 0 0 0,1 0 0 0 0,0 0 0 0 0,-1 0 1 0 0,1 0-1 0 0,-1 0 0 0 0,0-1 0 0 0,0 1 0 0 0,0-1 480 0 0,2-5-1464 0 0</inkml:trace>
</inkml:ink>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C7DD8E47D0B744088780D9548B07838" ma:contentTypeVersion="25" ma:contentTypeDescription="Ustvari nov dokument." ma:contentTypeScope="" ma:versionID="c3b3b9c346cc931f6af68cb8a3397580">
  <xsd:schema xmlns:xsd="http://www.w3.org/2001/XMLSchema" xmlns:xs="http://www.w3.org/2001/XMLSchema" xmlns:p="http://schemas.microsoft.com/office/2006/metadata/properties" xmlns:ns3="1e85a471-9f8f-4d59-8c75-799782d15c6a" xmlns:ns4="775ccee1-002d-4791-bf29-9eff39997c37" targetNamespace="http://schemas.microsoft.com/office/2006/metadata/properties" ma:root="true" ma:fieldsID="f962a251dd157e4d3e545e318d5ab740" ns3:_="" ns4:_="">
    <xsd:import namespace="1e85a471-9f8f-4d59-8c75-799782d15c6a"/>
    <xsd:import namespace="775ccee1-002d-4791-bf29-9eff39997c37"/>
    <xsd:element name="properties">
      <xsd:complexType>
        <xsd:sequence>
          <xsd:element name="documentManagement">
            <xsd:complexType>
              <xsd:all>
                <xsd:element ref="ns3:SharedWithUsers" minOccurs="0"/>
                <xsd:element ref="ns3:SharedWithDetails" minOccurs="0"/>
                <xsd:element ref="ns3:SharingHintHash" minOccurs="0"/>
                <xsd:element ref="ns4:NotebookType" minOccurs="0"/>
                <xsd:element ref="ns4:FolderType" minOccurs="0"/>
                <xsd:element ref="ns4:Owner" minOccurs="0"/>
                <xsd:element ref="ns4:DefaultSectionNam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5a471-9f8f-4d59-8c75-799782d15c6a" elementFormDefault="qualified">
    <xsd:import namespace="http://schemas.microsoft.com/office/2006/documentManagement/types"/>
    <xsd:import namespace="http://schemas.microsoft.com/office/infopath/2007/PartnerControls"/>
    <xsd:element name="SharedWithUsers" ma:index="8" nillable="true" ma:displayName="V skupni rabi z"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V skupni rabi s podrobnostmi" ma:description="" ma:internalName="SharedWithDetails" ma:readOnly="true">
      <xsd:simpleType>
        <xsd:restriction base="dms:Note">
          <xsd:maxLength value="255"/>
        </xsd:restriction>
      </xsd:simpleType>
    </xsd:element>
    <xsd:element name="SharingHintHash" ma:index="10" nillable="true" ma:displayName="Razprševanje namiga za skupno rabo"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5ccee1-002d-4791-bf29-9eff39997c37" elementFormDefault="qualified">
    <xsd:import namespace="http://schemas.microsoft.com/office/2006/documentManagement/types"/>
    <xsd:import namespace="http://schemas.microsoft.com/office/infopath/2007/PartnerControls"/>
    <xsd:element name="NotebookType" ma:index="11" nillable="true" ma:displayName="Notebook Typ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CultureName" ma:index="15" nillable="true" ma:displayName="Culture Name" ma:internalName="CultureName">
      <xsd:simpleType>
        <xsd:restriction base="dms:Text"/>
      </xsd:simpleType>
    </xsd:element>
    <xsd:element name="AppVersion" ma:index="16" nillable="true" ma:displayName="App Version" ma:internalName="AppVersion">
      <xsd:simpleType>
        <xsd:restriction base="dms:Text"/>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0" nillable="true" ma:displayName="Invited Teachers" ma:internalName="Invited_Teachers">
      <xsd:simpleType>
        <xsd:restriction base="dms:Note">
          <xsd:maxLength value="255"/>
        </xsd:restriction>
      </xsd:simpleType>
    </xsd:element>
    <xsd:element name="Invited_Students" ma:index="21" nillable="true" ma:displayName="Invited Students" ma:internalName="Invited_Students">
      <xsd:simpleType>
        <xsd:restriction base="dms:Note">
          <xsd:maxLength value="255"/>
        </xsd:restriction>
      </xsd:simpleType>
    </xsd:element>
    <xsd:element name="Self_Registration_Enabled" ma:index="22" nillable="true" ma:displayName="Self_Registration_Enabled" ma:internalName="Self_Registration_Enabled">
      <xsd:simpleType>
        <xsd:restriction base="dms:Boolean"/>
      </xsd:simpleType>
    </xsd:element>
    <xsd:element name="Has_Teacher_Only_SectionGroup" ma:index="23" nillable="true" ma:displayName="Has Teacher Only SectionGroup" ma:internalName="Has_Teacher_Only_SectionGroup">
      <xsd:simpleType>
        <xsd:restriction base="dms:Boolean"/>
      </xsd:simpleType>
    </xsd:element>
    <xsd:element name="Is_Collaboration_Space_Locked" ma:index="24" nillable="true" ma:displayName="Is Collaboration Space Locked" ma:internalName="Is_Collaboration_Space_Locked">
      <xsd:simpleType>
        <xsd:restriction base="dms:Boolean"/>
      </xsd:simpleType>
    </xsd:element>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element name="MediaServiceDateTaken" ma:index="27" nillable="true" ma:displayName="MediaServiceDateTaken" ma:description="" ma:hidden="true" ma:internalName="MediaServiceDateTaken" ma:readOnly="true">
      <xsd:simpleType>
        <xsd:restriction base="dms:Text"/>
      </xsd:simpleType>
    </xsd:element>
    <xsd:element name="MediaServiceAutoTags" ma:index="28" nillable="true" ma:displayName="MediaServiceAutoTags" ma:description="" ma:internalName="MediaServiceAutoTags" ma:readOnly="true">
      <xsd:simpleType>
        <xsd:restriction base="dms:Text"/>
      </xsd:simpleType>
    </xsd:element>
    <xsd:element name="MediaServiceLocation" ma:index="29" nillable="true" ma:displayName="MediaServiceLocation" ma:description="" ma:internalName="MediaServiceLocation"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GenerationTime" ma:index="31" nillable="true" ma:displayName="MediaServiceGenerationTime" ma:hidden="true" ma:internalName="MediaServiceGenerationTime" ma:readOnly="true">
      <xsd:simpleType>
        <xsd:restriction base="dms:Text"/>
      </xsd:simpleType>
    </xsd:element>
    <xsd:element name="MediaServiceEventHashCode" ma:index="3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eachers xmlns="775ccee1-002d-4791-bf29-9eff39997c37">
      <UserInfo>
        <DisplayName/>
        <AccountId xsi:nil="true"/>
        <AccountType/>
      </UserInfo>
    </Teachers>
    <Self_Registration_Enabled xmlns="775ccee1-002d-4791-bf29-9eff39997c37" xsi:nil="true"/>
    <AppVersion xmlns="775ccee1-002d-4791-bf29-9eff39997c37" xsi:nil="true"/>
    <NotebookType xmlns="775ccee1-002d-4791-bf29-9eff39997c37" xsi:nil="true"/>
    <Owner xmlns="775ccee1-002d-4791-bf29-9eff39997c37">
      <UserInfo>
        <DisplayName/>
        <AccountId xsi:nil="true"/>
        <AccountType/>
      </UserInfo>
    </Owner>
    <CultureName xmlns="775ccee1-002d-4791-bf29-9eff39997c37" xsi:nil="true"/>
    <Student_Groups xmlns="775ccee1-002d-4791-bf29-9eff39997c37">
      <UserInfo>
        <DisplayName/>
        <AccountId xsi:nil="true"/>
        <AccountType/>
      </UserInfo>
    </Student_Groups>
    <Invited_Teachers xmlns="775ccee1-002d-4791-bf29-9eff39997c37" xsi:nil="true"/>
    <Invited_Students xmlns="775ccee1-002d-4791-bf29-9eff39997c37" xsi:nil="true"/>
    <Students xmlns="775ccee1-002d-4791-bf29-9eff39997c37">
      <UserInfo>
        <DisplayName/>
        <AccountId xsi:nil="true"/>
        <AccountType/>
      </UserInfo>
    </Students>
    <Has_Teacher_Only_SectionGroup xmlns="775ccee1-002d-4791-bf29-9eff39997c37" xsi:nil="true"/>
    <DefaultSectionNames xmlns="775ccee1-002d-4791-bf29-9eff39997c37" xsi:nil="true"/>
    <Is_Collaboration_Space_Locked xmlns="775ccee1-002d-4791-bf29-9eff39997c37" xsi:nil="true"/>
    <FolderType xmlns="775ccee1-002d-4791-bf29-9eff39997c37"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Način citiranja IEEE" Version="2006">
  <b:Source>
    <b:Tag>Lin07</b:Tag>
    <b:SourceType>Book</b:SourceType>
    <b:Guid>{785B702A-0413-4F07-BCFE-0B24E83B8FD0}</b:Guid>
    <b:Author>
      <b:Author>
        <b:NameList>
          <b:Person>
            <b:Last>Linowes</b:Last>
            <b:First>Jonathan</b:First>
          </b:Person>
          <b:Person>
            <b:Last>Babilinski</b:Last>
            <b:First>Krystian</b:First>
          </b:Person>
        </b:NameList>
      </b:Author>
    </b:Author>
    <b:Title>Augmented Reality for Developers: Build practical augmented reality applications with Unity, ARCore, ARKit, and Vuforia</b:Title>
    <b:Year>2007</b:Year>
    <b:RefOrder>1</b:RefOrder>
  </b:Source>
  <b:Source>
    <b:Tag>Kra19</b:Tag>
    <b:SourceType>InternetSite</b:SourceType>
    <b:Guid>{C169D52E-E5DC-4E46-ACC0-B9B7D82EED6E}</b:Guid>
    <b:Author>
      <b:Author>
        <b:NameList>
          <b:Person>
            <b:Last>Krajnc</b:Last>
            <b:First>Miha</b:First>
          </b:Person>
        </b:NameList>
      </b:Author>
    </b:Author>
    <b:Title>Generating barcodes in Unity with ZXIng</b:Title>
    <b:YearAccessed>2019</b:YearAccessed>
    <b:MonthAccessed>11</b:MonthAccessed>
    <b:DayAccessed>8</b:DayAccessed>
    <b:URL>http://mihakrajnc.com/generating-barcodes-in-unity-with-zxing/#more-89</b:URL>
    <b:RefOrder>2</b:RefOrder>
  </b:Source>
  <b:Source>
    <b:Tag>Uni20</b:Tag>
    <b:SourceType>InternetSite</b:SourceType>
    <b:Guid>{13C376D8-87FC-484E-9FD3-336671068D8F}</b:Guid>
    <b:Author>
      <b:Author>
        <b:Corporate>Unity-Technologies</b:Corporate>
      </b:Author>
    </b:Author>
    <b:Title>arfoundation-samples/TestCameraImage.cs at master · Unity-Technologies/arfoundation-samples</b:Title>
    <b:YearAccessed>2020</b:YearAccessed>
    <b:MonthAccessed>3</b:MonthAccessed>
    <b:DayAccessed>4</b:DayAccessed>
    <b:URL>https://github.com/Unity-Technologies/arfoundation-samples/blob/master/Assets/Scripts/TestCameraImage.cs</b:URL>
    <b:RefOrder>3</b:RefOrder>
  </b:Source>
  <b:Source>
    <b:Tag>Fel20</b:Tag>
    <b:SourceType>Book</b:SourceType>
    <b:Guid>{E155F587-BE4C-4FC1-9CF5-D34F7419F963}</b:Guid>
    <b:Author>
      <b:Author>
        <b:NameList>
          <b:Person>
            <b:Last>Felicia</b:Last>
            <b:First>Patrick</b:First>
          </b:Person>
        </b:NameList>
      </b:Author>
    </b:Author>
    <b:Title>Unity From Zero to Proficiency (Foundations): A step-by-step guide to creating your first game with Unity</b:Title>
    <b:Year>2020</b:Year>
    <b:RefOrder>4</b:RefOrder>
  </b:Source>
</b:Sources>
</file>

<file path=customXml/itemProps1.xml><?xml version="1.0" encoding="utf-8"?>
<ds:datastoreItem xmlns:ds="http://schemas.openxmlformats.org/officeDocument/2006/customXml" ds:itemID="{DAE1386A-DF39-4588-9335-DDDE99FF1872}">
  <ds:schemaRefs>
    <ds:schemaRef ds:uri="http://schemas.microsoft.com/sharepoint/v3/contenttype/forms"/>
  </ds:schemaRefs>
</ds:datastoreItem>
</file>

<file path=customXml/itemProps2.xml><?xml version="1.0" encoding="utf-8"?>
<ds:datastoreItem xmlns:ds="http://schemas.openxmlformats.org/officeDocument/2006/customXml" ds:itemID="{FF25ABE5-285E-41D8-ACD6-83F98B5952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85a471-9f8f-4d59-8c75-799782d15c6a"/>
    <ds:schemaRef ds:uri="775ccee1-002d-4791-bf29-9eff39997c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644263-EF4D-4BEF-BF39-E8C1B17A72A2}">
  <ds:schemaRefs>
    <ds:schemaRef ds:uri="http://schemas.microsoft.com/office/2006/metadata/properties"/>
    <ds:schemaRef ds:uri="http://schemas.microsoft.com/office/infopath/2007/PartnerControls"/>
    <ds:schemaRef ds:uri="775ccee1-002d-4791-bf29-9eff39997c37"/>
  </ds:schemaRefs>
</ds:datastoreItem>
</file>

<file path=customXml/itemProps4.xml><?xml version="1.0" encoding="utf-8"?>
<ds:datastoreItem xmlns:ds="http://schemas.openxmlformats.org/officeDocument/2006/customXml" ds:itemID="{76500572-2967-455D-B752-66E57FF5D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24</Pages>
  <Words>4256</Words>
  <Characters>24260</Characters>
  <Application>Microsoft Office Word</Application>
  <DocSecurity>0</DocSecurity>
  <Lines>202</Lines>
  <Paragraphs>56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Klemen Šuštar</dc:creator>
  <cp:keywords/>
  <dc:description/>
  <cp:lastModifiedBy>Klemen Šuštar</cp:lastModifiedBy>
  <cp:revision>49</cp:revision>
  <dcterms:created xsi:type="dcterms:W3CDTF">2019-11-24T13:46:00Z</dcterms:created>
  <dcterms:modified xsi:type="dcterms:W3CDTF">2020-04-23T13:18:00Z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0x0101004C7DD8E47D0B744088780D9548B07838</vt:lpwstr>
  </property>
</Properties>
</file>